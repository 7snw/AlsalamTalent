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591D1B9C" w:rsidR="0046793D" w:rsidRPr="00D65A85" w:rsidRDefault="3EA0D59B" w:rsidP="1A7FF7F6">
      <w:pPr>
        <w:rPr>
          <w:rFonts w:cs="GE SS Two Light"/>
          <w:b/>
          <w:bCs/>
        </w:rPr>
      </w:pPr>
      <w:r w:rsidRPr="2825FFB4">
        <w:rPr>
          <w:rFonts w:cs="GE SS Two Light"/>
          <w:b/>
          <w:bCs/>
        </w:rPr>
        <w:t>September</w:t>
      </w:r>
      <w:r w:rsidR="64B30E51" w:rsidRPr="2825FFB4">
        <w:rPr>
          <w:rFonts w:cs="GE SS Two Light"/>
          <w:b/>
          <w:bCs/>
        </w:rPr>
        <w:t>/October</w:t>
      </w:r>
      <w:r w:rsidRPr="2825FFB4">
        <w:rPr>
          <w:rFonts w:cs="GE SS Two Light"/>
          <w:b/>
          <w:bCs/>
        </w:rPr>
        <w:t xml:space="preserve"> Communication</w:t>
      </w:r>
      <w:r w:rsidR="27F143DF" w:rsidRPr="2825FFB4">
        <w:rPr>
          <w:rFonts w:cs="GE SS Two Light"/>
          <w:b/>
          <w:bCs/>
        </w:rPr>
        <w:t xml:space="preserve"> Copy-</w:t>
      </w:r>
      <w:r w:rsidR="4A8B68EB" w:rsidRPr="2825FFB4">
        <w:rPr>
          <w:rFonts w:cs="GE SS Two Light"/>
          <w:b/>
          <w:bCs/>
        </w:rPr>
        <w:t>Deck:</w:t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1A7FF7F6" w:rsidRPr="00D65A85" w14:paraId="4615711F" w14:textId="77777777" w:rsidTr="6FDE285D">
        <w:trPr>
          <w:trHeight w:val="300"/>
          <w:jc w:val="center"/>
        </w:trPr>
        <w:tc>
          <w:tcPr>
            <w:tcW w:w="9016" w:type="dxa"/>
            <w:gridSpan w:val="2"/>
            <w:shd w:val="clear" w:color="auto" w:fill="0E2841" w:themeFill="text2"/>
          </w:tcPr>
          <w:p w14:paraId="555D13A0" w14:textId="58B3E455" w:rsidR="1F9A9498" w:rsidRPr="00D65A85" w:rsidRDefault="1F9A9498" w:rsidP="1A7FF7F6">
            <w:pPr>
              <w:jc w:val="center"/>
              <w:rPr>
                <w:rFonts w:cs="GE SS Two Light"/>
                <w:color w:val="FFFFFF" w:themeColor="background1"/>
              </w:rPr>
            </w:pPr>
            <w:r w:rsidRPr="00D65A85">
              <w:rPr>
                <w:rFonts w:cs="GE SS Two Light"/>
                <w:color w:val="FFFFFF" w:themeColor="background1"/>
              </w:rPr>
              <w:t xml:space="preserve">Social media content </w:t>
            </w:r>
          </w:p>
        </w:tc>
      </w:tr>
      <w:tr w:rsidR="5364D3C9" w14:paraId="7983E650" w14:textId="77777777" w:rsidTr="6FDE285D">
        <w:trPr>
          <w:trHeight w:val="300"/>
          <w:jc w:val="center"/>
        </w:trPr>
        <w:tc>
          <w:tcPr>
            <w:tcW w:w="9016" w:type="dxa"/>
            <w:gridSpan w:val="2"/>
            <w:shd w:val="clear" w:color="auto" w:fill="0E2841" w:themeFill="text2"/>
          </w:tcPr>
          <w:p w14:paraId="352FE8D8" w14:textId="099C6E02" w:rsidR="763CA524" w:rsidRDefault="763CA524" w:rsidP="5364D3C9">
            <w:pPr>
              <w:jc w:val="center"/>
              <w:rPr>
                <w:rFonts w:cs="GE SS Two Light"/>
                <w:color w:val="FFFFFF" w:themeColor="background1"/>
              </w:rPr>
            </w:pPr>
            <w:r w:rsidRPr="5364D3C9">
              <w:rPr>
                <w:rFonts w:cs="GE SS Two Light"/>
                <w:color w:val="FFFFFF" w:themeColor="background1"/>
              </w:rPr>
              <w:t>Animation</w:t>
            </w:r>
          </w:p>
        </w:tc>
      </w:tr>
      <w:tr w:rsidR="1A7FF7F6" w:rsidRPr="00D65A85" w14:paraId="488645CF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72B713D6" w14:textId="43391796" w:rsidR="1F9A9498" w:rsidRPr="00D65A85" w:rsidRDefault="1F9A9498" w:rsidP="1A7FF7F6">
            <w:pPr>
              <w:jc w:val="center"/>
              <w:rPr>
                <w:rFonts w:cs="GE SS Two Light"/>
                <w:color w:val="FFFFFF" w:themeColor="background1"/>
              </w:rPr>
            </w:pPr>
            <w:r w:rsidRPr="00D65A85">
              <w:rPr>
                <w:rFonts w:cs="GE SS Two Light"/>
                <w:color w:val="FFFFFF" w:themeColor="background1"/>
              </w:rPr>
              <w:t xml:space="preserve">English </w:t>
            </w:r>
            <w:r w:rsidR="723E87DA" w:rsidRPr="00D65A85">
              <w:rPr>
                <w:rFonts w:cs="GE SS Two Light"/>
                <w:color w:val="FFFFFF" w:themeColor="background1"/>
              </w:rPr>
              <w:t>Copy</w:t>
            </w:r>
          </w:p>
        </w:tc>
        <w:tc>
          <w:tcPr>
            <w:tcW w:w="4508" w:type="dxa"/>
            <w:shd w:val="clear" w:color="auto" w:fill="0E2841" w:themeFill="text2"/>
          </w:tcPr>
          <w:p w14:paraId="7FD9C533" w14:textId="0612BE9A" w:rsidR="268871B2" w:rsidRPr="00D65A85" w:rsidRDefault="268871B2" w:rsidP="1A7FF7F6">
            <w:pPr>
              <w:jc w:val="center"/>
              <w:rPr>
                <w:rFonts w:cs="GE SS Two Light"/>
                <w:color w:val="FFFFFF" w:themeColor="background1"/>
              </w:rPr>
            </w:pPr>
            <w:r w:rsidRPr="00D65A85">
              <w:rPr>
                <w:rFonts w:cs="GE SS Two Light"/>
                <w:color w:val="FFFFFF" w:themeColor="background1"/>
              </w:rPr>
              <w:t>Arabic Copy</w:t>
            </w:r>
          </w:p>
        </w:tc>
      </w:tr>
      <w:tr w:rsidR="1A7FF7F6" w:rsidRPr="00D65A85" w14:paraId="44847F2A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68949042" w14:textId="09193B9A" w:rsidR="4012F293" w:rsidRDefault="4012F293" w:rsidP="46684FEF">
            <w:pPr>
              <w:spacing w:before="240" w:after="240"/>
            </w:pPr>
            <w:r w:rsidRPr="46684FEF">
              <w:rPr>
                <w:rFonts w:ascii="Aptos" w:eastAsia="Aptos" w:hAnsi="Aptos" w:cs="Aptos"/>
                <w:b/>
                <w:bCs/>
              </w:rPr>
              <w:t>Get Personal Financing up to BD 40,000</w:t>
            </w:r>
          </w:p>
          <w:p w14:paraId="6F9D44B7" w14:textId="7E051970" w:rsidR="46684FEF" w:rsidRDefault="46684FEF" w:rsidP="46684FEF">
            <w:pPr>
              <w:spacing w:before="240" w:after="240"/>
              <w:rPr>
                <w:rFonts w:ascii="Aptos" w:eastAsia="Aptos" w:hAnsi="Aptos" w:cs="Aptos"/>
              </w:rPr>
            </w:pPr>
          </w:p>
          <w:p w14:paraId="39C0C457" w14:textId="0EF17C14" w:rsidR="402843B4" w:rsidRDefault="402843B4" w:rsidP="5364D3C9">
            <w:pPr>
              <w:spacing w:before="240" w:after="240"/>
            </w:pPr>
            <w:r w:rsidRPr="5340A12C">
              <w:rPr>
                <w:rFonts w:ascii="Aptos" w:eastAsia="Aptos" w:hAnsi="Aptos" w:cs="Aptos"/>
              </w:rPr>
              <w:t>No second thoughts needed</w:t>
            </w:r>
            <w:r>
              <w:br/>
            </w:r>
            <w:r w:rsidRPr="5340A12C">
              <w:rPr>
                <w:rFonts w:ascii="Aptos" w:eastAsia="Aptos" w:hAnsi="Aptos" w:cs="Aptos"/>
              </w:rPr>
              <w:t xml:space="preserve"> apply now for Personal Finance</w:t>
            </w:r>
            <w:r>
              <w:br/>
            </w:r>
            <w:r w:rsidRPr="5340A12C">
              <w:rPr>
                <w:rFonts w:ascii="Aptos" w:eastAsia="Aptos" w:hAnsi="Aptos" w:cs="Aptos"/>
              </w:rPr>
              <w:t xml:space="preserve"> via ONE App</w:t>
            </w:r>
          </w:p>
          <w:p w14:paraId="30AAC724" w14:textId="34021656" w:rsidR="6B2021F3" w:rsidRDefault="6B2021F3" w:rsidP="5340A12C">
            <w:pPr>
              <w:spacing w:before="240" w:after="240"/>
            </w:pPr>
            <w:r w:rsidRPr="5340A12C">
              <w:rPr>
                <w:rFonts w:ascii="Aptos" w:eastAsia="Aptos" w:hAnsi="Aptos" w:cs="Aptos"/>
                <w:sz w:val="22"/>
                <w:szCs w:val="22"/>
              </w:rPr>
              <w:t>Sharia Complaint financing</w:t>
            </w:r>
          </w:p>
          <w:p w14:paraId="37C9D546" w14:textId="287D7C29" w:rsidR="553424D0" w:rsidRPr="00D65A85" w:rsidRDefault="553424D0" w:rsidP="1A7FF7F6">
            <w:pPr>
              <w:spacing w:before="240" w:after="240"/>
              <w:rPr>
                <w:rFonts w:cs="GE SS Two Light"/>
              </w:rPr>
            </w:pPr>
            <w:r w:rsidRPr="00D65A85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  <w:p w14:paraId="1D21BDEE" w14:textId="4A417DE2" w:rsidR="1A7FF7F6" w:rsidRPr="00D65A85" w:rsidRDefault="1A7FF7F6" w:rsidP="1A7FF7F6">
            <w:pPr>
              <w:jc w:val="center"/>
              <w:rPr>
                <w:rFonts w:cs="GE SS Two Light"/>
                <w:color w:val="FFFFFF" w:themeColor="background1"/>
              </w:rPr>
            </w:pPr>
          </w:p>
        </w:tc>
        <w:tc>
          <w:tcPr>
            <w:tcW w:w="4508" w:type="dxa"/>
            <w:shd w:val="clear" w:color="auto" w:fill="FFFFFF" w:themeFill="background1"/>
          </w:tcPr>
          <w:p w14:paraId="0BAD1F0A" w14:textId="1DBB6343" w:rsidR="00D25029" w:rsidRDefault="6FB32D95" w:rsidP="46684FEF">
            <w:pPr>
              <w:bidi/>
              <w:jc w:val="both"/>
              <w:rPr>
                <w:rFonts w:ascii="Aptos" w:eastAsia="Aptos" w:hAnsi="Aptos" w:cs="GE SS Two Light"/>
                <w:b/>
                <w:bCs/>
                <w:rtl/>
              </w:rPr>
            </w:pPr>
            <w:r w:rsidRPr="46684FEF">
              <w:rPr>
                <w:rFonts w:ascii="Aptos" w:eastAsia="Aptos" w:hAnsi="Aptos" w:cs="GE SS Two Light"/>
                <w:b/>
                <w:bCs/>
                <w:rtl/>
              </w:rPr>
              <w:t>أحصل</w:t>
            </w:r>
            <w:r w:rsidR="383F3237" w:rsidRPr="46684FEF">
              <w:rPr>
                <w:rFonts w:ascii="Aptos" w:eastAsia="Aptos" w:hAnsi="Aptos" w:cs="GE SS Two Light"/>
                <w:b/>
                <w:bCs/>
                <w:rtl/>
              </w:rPr>
              <w:t xml:space="preserve"> على </w:t>
            </w:r>
            <w:r w:rsidR="76F29296" w:rsidRPr="46684FEF">
              <w:rPr>
                <w:rFonts w:ascii="Aptos" w:eastAsia="Aptos" w:hAnsi="Aptos" w:cs="GE SS Two Light"/>
                <w:b/>
                <w:bCs/>
                <w:rtl/>
              </w:rPr>
              <w:t>تمويل شخصي</w:t>
            </w:r>
            <w:r w:rsidR="383F3237" w:rsidRPr="46684FEF">
              <w:rPr>
                <w:rFonts w:ascii="Aptos" w:eastAsia="Aptos" w:hAnsi="Aptos" w:cs="GE SS Two Light"/>
                <w:b/>
                <w:bCs/>
                <w:rtl/>
              </w:rPr>
              <w:t xml:space="preserve"> يصل الى </w:t>
            </w:r>
          </w:p>
          <w:p w14:paraId="31FE62EC" w14:textId="3DE01F01" w:rsidR="00D25029" w:rsidRDefault="383F3237" w:rsidP="5364D3C9">
            <w:pPr>
              <w:bidi/>
              <w:jc w:val="both"/>
              <w:rPr>
                <w:rFonts w:ascii="Aptos" w:eastAsia="Aptos" w:hAnsi="Aptos" w:cs="GE SS Two Light"/>
                <w:b/>
                <w:bCs/>
                <w:rtl/>
              </w:rPr>
            </w:pPr>
            <w:r w:rsidRPr="46684FEF">
              <w:rPr>
                <w:rFonts w:ascii="Aptos" w:eastAsia="Aptos" w:hAnsi="Aptos" w:cs="GE SS Two Light"/>
                <w:b/>
                <w:bCs/>
              </w:rPr>
              <w:t>40,000</w:t>
            </w:r>
            <w:r w:rsidRPr="46684FEF">
              <w:rPr>
                <w:rFonts w:ascii="Aptos" w:eastAsia="Aptos" w:hAnsi="Aptos" w:cs="GE SS Two Light"/>
                <w:b/>
                <w:bCs/>
                <w:rtl/>
              </w:rPr>
              <w:t xml:space="preserve"> د.ب </w:t>
            </w:r>
          </w:p>
          <w:p w14:paraId="2C562B1D" w14:textId="26281132" w:rsidR="00D25029" w:rsidRDefault="00D25029" w:rsidP="5364D3C9">
            <w:pPr>
              <w:bidi/>
              <w:jc w:val="both"/>
              <w:rPr>
                <w:rFonts w:ascii="Aptos" w:eastAsia="Aptos" w:hAnsi="Aptos" w:cs="GE SS Two Light"/>
                <w:b/>
                <w:bCs/>
                <w:rtl/>
              </w:rPr>
            </w:pPr>
          </w:p>
          <w:p w14:paraId="02DA7119" w14:textId="78970682" w:rsidR="00D25029" w:rsidRDefault="383F3237" w:rsidP="5364D3C9">
            <w:pPr>
              <w:bidi/>
              <w:jc w:val="both"/>
              <w:rPr>
                <w:rFonts w:ascii="Aptos" w:eastAsia="Aptos" w:hAnsi="Aptos" w:cs="GE SS Two Light"/>
                <w:b/>
                <w:bCs/>
                <w:rtl/>
              </w:rPr>
            </w:pPr>
            <w:r w:rsidRPr="5340A12C">
              <w:rPr>
                <w:rFonts w:ascii="Aptos" w:eastAsia="Aptos" w:hAnsi="Aptos" w:cs="GE SS Two Light"/>
                <w:b/>
                <w:bCs/>
                <w:rtl/>
              </w:rPr>
              <w:t xml:space="preserve">لا </w:t>
            </w:r>
            <w:r w:rsidR="0C5F49AE" w:rsidRPr="5340A12C">
              <w:rPr>
                <w:rFonts w:ascii="Aptos" w:eastAsia="Aptos" w:hAnsi="Aptos" w:cs="GE SS Two Light"/>
                <w:b/>
                <w:bCs/>
                <w:rtl/>
              </w:rPr>
              <w:t>ت</w:t>
            </w:r>
            <w:r w:rsidRPr="5340A12C">
              <w:rPr>
                <w:rFonts w:ascii="Aptos" w:eastAsia="Aptos" w:hAnsi="Aptos" w:cs="GE SS Two Light"/>
                <w:b/>
                <w:bCs/>
                <w:rtl/>
              </w:rPr>
              <w:t xml:space="preserve">فكر فيها مرتين </w:t>
            </w:r>
          </w:p>
          <w:p w14:paraId="04C1E7B5" w14:textId="102C70D2" w:rsidR="00D25029" w:rsidRDefault="383F3237" w:rsidP="5364D3C9">
            <w:pPr>
              <w:bidi/>
              <w:jc w:val="both"/>
              <w:rPr>
                <w:rFonts w:ascii="Aptos" w:eastAsia="Aptos" w:hAnsi="Aptos" w:cs="GE SS Two Light"/>
                <w:b/>
                <w:bCs/>
                <w:rtl/>
              </w:rPr>
            </w:pPr>
            <w:r w:rsidRPr="5364D3C9">
              <w:rPr>
                <w:rFonts w:ascii="Aptos" w:eastAsia="Aptos" w:hAnsi="Aptos" w:cs="GE SS Two Light"/>
                <w:b/>
                <w:bCs/>
                <w:rtl/>
              </w:rPr>
              <w:t xml:space="preserve">وقدم على التمويل الشخصي </w:t>
            </w:r>
          </w:p>
          <w:p w14:paraId="571DB27B" w14:textId="5F8734A2" w:rsidR="00D25029" w:rsidRDefault="383F3237" w:rsidP="5364D3C9">
            <w:pPr>
              <w:bidi/>
              <w:jc w:val="both"/>
              <w:rPr>
                <w:rFonts w:ascii="Aptos" w:eastAsia="Aptos" w:hAnsi="Aptos" w:cs="GE SS Two Light"/>
                <w:b/>
                <w:bCs/>
                <w:rtl/>
              </w:rPr>
            </w:pPr>
            <w:r w:rsidRPr="5340A12C">
              <w:rPr>
                <w:rFonts w:ascii="Aptos" w:eastAsia="Aptos" w:hAnsi="Aptos" w:cs="GE SS Two Light"/>
                <w:b/>
                <w:bCs/>
                <w:rtl/>
              </w:rPr>
              <w:t xml:space="preserve">من تطبيق </w:t>
            </w:r>
            <w:r w:rsidRPr="5340A12C">
              <w:rPr>
                <w:rFonts w:ascii="Aptos" w:eastAsia="Aptos" w:hAnsi="Aptos" w:cs="GE SS Two Light"/>
                <w:b/>
                <w:bCs/>
              </w:rPr>
              <w:t xml:space="preserve">ONE </w:t>
            </w:r>
          </w:p>
          <w:p w14:paraId="684D43E9" w14:textId="196FD0EA" w:rsidR="5340A12C" w:rsidRDefault="5340A12C" w:rsidP="5340A12C">
            <w:pPr>
              <w:bidi/>
              <w:jc w:val="both"/>
              <w:rPr>
                <w:rFonts w:ascii="Aptos" w:eastAsia="Aptos" w:hAnsi="Aptos" w:cs="GE SS Two Light"/>
                <w:b/>
                <w:bCs/>
              </w:rPr>
            </w:pPr>
          </w:p>
          <w:p w14:paraId="7A589AB9" w14:textId="38B30E50" w:rsidR="060E2515" w:rsidRDefault="060E2515" w:rsidP="5340A12C">
            <w:pPr>
              <w:bidi/>
              <w:spacing w:before="240" w:after="240"/>
              <w:jc w:val="both"/>
            </w:pPr>
            <w:r w:rsidRPr="5340A12C">
              <w:rPr>
                <w:rFonts w:ascii="Aptos" w:eastAsia="Aptos" w:hAnsi="Aptos" w:cs="Aptos"/>
                <w:b/>
                <w:bCs/>
                <w:rtl/>
              </w:rPr>
              <w:t>تمويل متوافق مع الشريعة</w:t>
            </w:r>
            <w:r w:rsidR="003B1F8A">
              <w:rPr>
                <w:rFonts w:ascii="Aptos" w:eastAsia="Aptos" w:hAnsi="Aptos" w:cs="Aptos"/>
                <w:b/>
                <w:bCs/>
              </w:rPr>
              <w:t xml:space="preserve"> </w:t>
            </w:r>
          </w:p>
          <w:p w14:paraId="0099710A" w14:textId="77777777" w:rsidR="00D65A85" w:rsidRPr="00D65A85" w:rsidRDefault="00D65A85" w:rsidP="00D65A85">
            <w:pPr>
              <w:bidi/>
              <w:jc w:val="both"/>
              <w:rPr>
                <w:rFonts w:ascii="Aptos" w:eastAsia="Aptos" w:hAnsi="Aptos" w:cs="GE SS Two Light"/>
                <w:lang w:val="en-US"/>
              </w:rPr>
            </w:pPr>
          </w:p>
          <w:p w14:paraId="1CFDF5F7" w14:textId="373F9478" w:rsidR="5EB9EF1F" w:rsidRPr="00D65A85" w:rsidRDefault="5EB9EF1F" w:rsidP="1A7FF7F6">
            <w:pPr>
              <w:bidi/>
              <w:jc w:val="both"/>
              <w:rPr>
                <w:rFonts w:ascii="Aptos" w:eastAsia="Aptos" w:hAnsi="Aptos" w:cs="GE SS Two Light"/>
              </w:rPr>
            </w:pPr>
            <w:r w:rsidRPr="00D65A85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</w:tc>
      </w:tr>
      <w:tr w:rsidR="1A7FF7F6" w:rsidRPr="00D65A85" w14:paraId="259EE415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13F8BE70" w14:textId="24053A2B" w:rsidR="268871B2" w:rsidRPr="00D65A85" w:rsidRDefault="268871B2" w:rsidP="1A7FF7F6">
            <w:pPr>
              <w:jc w:val="center"/>
              <w:rPr>
                <w:rFonts w:cs="GE SS Two Light"/>
                <w:color w:val="FFFFFF" w:themeColor="background1"/>
              </w:rPr>
            </w:pPr>
            <w:r w:rsidRPr="00D65A85">
              <w:rPr>
                <w:rFonts w:cs="GE SS Two Light"/>
                <w:color w:val="FFFFFF" w:themeColor="background1"/>
              </w:rPr>
              <w:t>English Caption</w:t>
            </w:r>
          </w:p>
        </w:tc>
        <w:tc>
          <w:tcPr>
            <w:tcW w:w="4508" w:type="dxa"/>
            <w:shd w:val="clear" w:color="auto" w:fill="0E2841" w:themeFill="text2"/>
          </w:tcPr>
          <w:p w14:paraId="743756E6" w14:textId="5E5824A0" w:rsidR="268871B2" w:rsidRPr="00D65A85" w:rsidRDefault="268871B2" w:rsidP="1A7FF7F6">
            <w:pPr>
              <w:jc w:val="center"/>
              <w:rPr>
                <w:rFonts w:cs="GE SS Two Light"/>
                <w:color w:val="FFFFFF" w:themeColor="background1"/>
              </w:rPr>
            </w:pPr>
            <w:r w:rsidRPr="00D65A85">
              <w:rPr>
                <w:rFonts w:cs="GE SS Two Light"/>
                <w:color w:val="FFFFFF" w:themeColor="background1"/>
              </w:rPr>
              <w:t>Arabic Caption</w:t>
            </w:r>
          </w:p>
        </w:tc>
      </w:tr>
      <w:tr w:rsidR="1A7FF7F6" w:rsidRPr="00D65A85" w14:paraId="3F8700B7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34385CF8" w14:textId="09193B9A" w:rsidR="37F71269" w:rsidRDefault="37F71269" w:rsidP="46684FEF">
            <w:pPr>
              <w:spacing w:before="240" w:after="240"/>
            </w:pPr>
            <w:r w:rsidRPr="46684FEF">
              <w:rPr>
                <w:rFonts w:ascii="Aptos" w:eastAsia="Aptos" w:hAnsi="Aptos" w:cs="Aptos"/>
                <w:b/>
                <w:bCs/>
              </w:rPr>
              <w:t>Get Personal Financing up to BD 40,000</w:t>
            </w:r>
          </w:p>
          <w:p w14:paraId="01EAD0AE" w14:textId="41858803" w:rsidR="46684FEF" w:rsidRDefault="46684FEF" w:rsidP="46684FEF">
            <w:pPr>
              <w:spacing w:before="240" w:after="240"/>
              <w:rPr>
                <w:rFonts w:ascii="Aptos" w:eastAsia="Aptos" w:hAnsi="Aptos" w:cs="Aptos"/>
              </w:rPr>
            </w:pPr>
          </w:p>
          <w:p w14:paraId="2ADA8F7E" w14:textId="193FF8D8" w:rsidR="40F71AE1" w:rsidRDefault="40F71AE1" w:rsidP="2BC007F8">
            <w:pPr>
              <w:spacing w:before="240" w:after="240"/>
            </w:pPr>
            <w:r w:rsidRPr="5340A12C">
              <w:rPr>
                <w:rFonts w:ascii="Aptos" w:eastAsia="Aptos" w:hAnsi="Aptos" w:cs="Aptos"/>
              </w:rPr>
              <w:t xml:space="preserve">Don’t miss the opportunity, apply for personal finance via ONE </w:t>
            </w:r>
            <w:r w:rsidR="00DC0DF6">
              <w:rPr>
                <w:rFonts w:ascii="Aptos" w:eastAsia="Aptos" w:hAnsi="Aptos" w:cs="Aptos"/>
              </w:rPr>
              <w:t>A</w:t>
            </w:r>
            <w:r w:rsidRPr="5340A12C">
              <w:rPr>
                <w:rFonts w:ascii="Aptos" w:eastAsia="Aptos" w:hAnsi="Aptos" w:cs="Aptos"/>
              </w:rPr>
              <w:t>pp now</w:t>
            </w:r>
          </w:p>
          <w:p w14:paraId="78F1FECD" w14:textId="764C46B9" w:rsidR="1E42FCF7" w:rsidRDefault="1E42FCF7" w:rsidP="5340A12C">
            <w:pPr>
              <w:spacing w:before="240" w:after="240"/>
            </w:pPr>
            <w:r w:rsidRPr="5340A12C">
              <w:rPr>
                <w:rFonts w:ascii="Aptos" w:eastAsia="Aptos" w:hAnsi="Aptos" w:cs="Aptos"/>
                <w:sz w:val="22"/>
                <w:szCs w:val="22"/>
              </w:rPr>
              <w:t>Sharia Complaint financing</w:t>
            </w:r>
          </w:p>
          <w:p w14:paraId="6F61FB9E" w14:textId="287D7C29" w:rsidR="5133F4FD" w:rsidRPr="00D65A85" w:rsidRDefault="5133F4FD" w:rsidP="1A7FF7F6">
            <w:pPr>
              <w:spacing w:before="240" w:after="240"/>
              <w:rPr>
                <w:rFonts w:cs="GE SS Two Light"/>
              </w:rPr>
            </w:pPr>
            <w:r w:rsidRPr="00D65A85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  <w:p w14:paraId="5E7F9D7C" w14:textId="47B13228" w:rsidR="1A7FF7F6" w:rsidRPr="00D65A85" w:rsidRDefault="1A7FF7F6" w:rsidP="1A7FF7F6">
            <w:pPr>
              <w:rPr>
                <w:rFonts w:ascii="Aptos" w:eastAsia="Aptos" w:hAnsi="Aptos" w:cs="GE SS Two Light"/>
              </w:rPr>
            </w:pPr>
          </w:p>
        </w:tc>
        <w:tc>
          <w:tcPr>
            <w:tcW w:w="4508" w:type="dxa"/>
            <w:shd w:val="clear" w:color="auto" w:fill="FFFFFF" w:themeFill="background1"/>
          </w:tcPr>
          <w:p w14:paraId="2EAA5A4E" w14:textId="1DBB6343" w:rsidR="3F670265" w:rsidRDefault="3F670265" w:rsidP="46684FEF">
            <w:pPr>
              <w:bidi/>
              <w:jc w:val="both"/>
              <w:rPr>
                <w:rFonts w:ascii="Aptos" w:eastAsia="Aptos" w:hAnsi="Aptos" w:cs="GE SS Two Light"/>
                <w:b/>
                <w:bCs/>
                <w:rtl/>
              </w:rPr>
            </w:pPr>
            <w:r w:rsidRPr="46684FEF">
              <w:rPr>
                <w:rFonts w:ascii="Aptos" w:eastAsia="Aptos" w:hAnsi="Aptos" w:cs="GE SS Two Light"/>
                <w:b/>
                <w:bCs/>
                <w:rtl/>
              </w:rPr>
              <w:t xml:space="preserve">أحصل على تمويل شخصي يصل الى </w:t>
            </w:r>
          </w:p>
          <w:p w14:paraId="03558085" w14:textId="5878EA79" w:rsidR="3F670265" w:rsidRDefault="3F670265" w:rsidP="46684FEF">
            <w:pPr>
              <w:bidi/>
              <w:jc w:val="both"/>
              <w:rPr>
                <w:rFonts w:ascii="Aptos" w:eastAsia="Aptos" w:hAnsi="Aptos" w:cs="GE SS Two Light"/>
                <w:b/>
                <w:bCs/>
                <w:rtl/>
              </w:rPr>
            </w:pPr>
            <w:r w:rsidRPr="46684FEF">
              <w:rPr>
                <w:rFonts w:ascii="Aptos" w:eastAsia="Aptos" w:hAnsi="Aptos" w:cs="GE SS Two Light"/>
                <w:b/>
                <w:bCs/>
              </w:rPr>
              <w:t>40,000</w:t>
            </w:r>
            <w:r w:rsidRPr="46684FEF">
              <w:rPr>
                <w:rFonts w:ascii="Aptos" w:eastAsia="Aptos" w:hAnsi="Aptos" w:cs="GE SS Two Light"/>
                <w:b/>
                <w:bCs/>
                <w:rtl/>
              </w:rPr>
              <w:t xml:space="preserve"> د.ب</w:t>
            </w:r>
          </w:p>
          <w:p w14:paraId="70CF826F" w14:textId="7FC05D3C" w:rsidR="46684FEF" w:rsidRDefault="46684FEF" w:rsidP="46684FEF">
            <w:pPr>
              <w:bidi/>
              <w:jc w:val="both"/>
              <w:rPr>
                <w:rFonts w:ascii="Aptos" w:eastAsia="Aptos" w:hAnsi="Aptos" w:cs="Aptos"/>
                <w:b/>
                <w:bCs/>
                <w:rtl/>
                <w:lang w:val="en-US"/>
              </w:rPr>
            </w:pPr>
          </w:p>
          <w:p w14:paraId="0E6A492E" w14:textId="06CB034F" w:rsidR="005B3C59" w:rsidRPr="00D65A85" w:rsidRDefault="005B3C59" w:rsidP="2BC007F8">
            <w:pPr>
              <w:bidi/>
              <w:jc w:val="both"/>
              <w:rPr>
                <w:rFonts w:ascii="Aptos" w:eastAsia="Aptos" w:hAnsi="Aptos" w:cs="Aptos"/>
                <w:lang w:val="en-US"/>
              </w:rPr>
            </w:pPr>
            <w:r>
              <w:br/>
            </w:r>
            <w:r w:rsidR="25364B91" w:rsidRPr="5340A12C">
              <w:rPr>
                <w:rFonts w:ascii="Aptos" w:eastAsia="Aptos" w:hAnsi="Aptos" w:cs="Aptos"/>
                <w:rtl/>
                <w:lang w:val="en-US"/>
              </w:rPr>
              <w:t xml:space="preserve"> لا تضيع الفرصة، قدم على التمويل الشخصي عبر تطبيق </w:t>
            </w:r>
            <w:r w:rsidR="25364B91" w:rsidRPr="5340A12C">
              <w:rPr>
                <w:rFonts w:ascii="Aptos" w:eastAsia="Aptos" w:hAnsi="Aptos" w:cs="Aptos"/>
                <w:b/>
                <w:bCs/>
                <w:lang w:val="en-US"/>
              </w:rPr>
              <w:t>ONE</w:t>
            </w:r>
            <w:r w:rsidR="25364B91" w:rsidRPr="5340A12C">
              <w:rPr>
                <w:rFonts w:ascii="Aptos" w:eastAsia="Aptos" w:hAnsi="Aptos" w:cs="Aptos"/>
                <w:rtl/>
                <w:lang w:val="en-US"/>
              </w:rPr>
              <w:t xml:space="preserve"> الآن.</w:t>
            </w:r>
            <w:r>
              <w:br/>
            </w:r>
          </w:p>
          <w:p w14:paraId="67B5B5D3" w14:textId="479251DF" w:rsidR="2BC007F8" w:rsidRDefault="000B2242" w:rsidP="5340A12C">
            <w:pPr>
              <w:bidi/>
              <w:spacing w:before="240" w:after="240"/>
              <w:jc w:val="both"/>
            </w:pPr>
            <w:r w:rsidRPr="5340A12C">
              <w:rPr>
                <w:rFonts w:ascii="Aptos" w:eastAsia="Aptos" w:hAnsi="Aptos" w:cs="Aptos"/>
                <w:b/>
                <w:bCs/>
                <w:rtl/>
              </w:rPr>
              <w:t>تمويل متوافق مع الشريعة</w:t>
            </w:r>
          </w:p>
          <w:p w14:paraId="487167E9" w14:textId="248DF6A1" w:rsidR="2BC007F8" w:rsidRDefault="2BC007F8" w:rsidP="2BC007F8">
            <w:pPr>
              <w:bidi/>
              <w:jc w:val="both"/>
              <w:rPr>
                <w:rFonts w:ascii="Aptos" w:eastAsia="Aptos" w:hAnsi="Aptos" w:cs="Aptos"/>
                <w:lang w:val="en-US"/>
              </w:rPr>
            </w:pPr>
          </w:p>
          <w:p w14:paraId="453A1237" w14:textId="1999410D" w:rsidR="2BC007F8" w:rsidRDefault="2BC007F8" w:rsidP="2BC007F8">
            <w:pPr>
              <w:bidi/>
              <w:jc w:val="both"/>
              <w:rPr>
                <w:rFonts w:ascii="Aptos" w:eastAsia="Aptos" w:hAnsi="Aptos" w:cs="GE SS Two Light"/>
                <w:lang w:val="en-US"/>
              </w:rPr>
            </w:pPr>
          </w:p>
          <w:p w14:paraId="302BE216" w14:textId="1E861EFD" w:rsidR="1A7FF7F6" w:rsidRPr="00D65A85" w:rsidRDefault="005B3C59" w:rsidP="005B3C59">
            <w:pPr>
              <w:bidi/>
              <w:jc w:val="right"/>
              <w:rPr>
                <w:rFonts w:ascii="Aptos" w:eastAsia="Aptos" w:hAnsi="Aptos" w:cs="GE SS Two Light"/>
              </w:rPr>
            </w:pPr>
            <w:r w:rsidRPr="00D65A85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  <w:p w14:paraId="5A23C2F0" w14:textId="06DDFDFB" w:rsidR="1A7FF7F6" w:rsidRPr="00D65A85" w:rsidRDefault="1A7FF7F6" w:rsidP="00D65A85">
            <w:pPr>
              <w:bidi/>
              <w:jc w:val="right"/>
              <w:rPr>
                <w:rFonts w:ascii="Aptos" w:eastAsia="Aptos" w:hAnsi="Aptos" w:cs="GE SS Two Light"/>
              </w:rPr>
            </w:pPr>
          </w:p>
        </w:tc>
      </w:tr>
      <w:tr w:rsidR="1A7FF7F6" w:rsidRPr="00D65A85" w14:paraId="25DC3198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225EE8E3" w14:textId="43391796" w:rsidR="1A7FF7F6" w:rsidRPr="00D65A85" w:rsidRDefault="1A7FF7F6" w:rsidP="1A7FF7F6">
            <w:pPr>
              <w:jc w:val="center"/>
              <w:rPr>
                <w:rFonts w:cs="GE SS Two Light"/>
                <w:color w:val="FFFFFF" w:themeColor="background1"/>
              </w:rPr>
            </w:pPr>
            <w:r w:rsidRPr="00D65A85">
              <w:rPr>
                <w:rFonts w:cs="GE SS Two Light"/>
                <w:color w:val="FFFFFF" w:themeColor="background1"/>
              </w:rPr>
              <w:t>English Copy</w:t>
            </w:r>
          </w:p>
        </w:tc>
        <w:tc>
          <w:tcPr>
            <w:tcW w:w="4508" w:type="dxa"/>
            <w:shd w:val="clear" w:color="auto" w:fill="0E2841" w:themeFill="text2"/>
          </w:tcPr>
          <w:p w14:paraId="646AAB6E" w14:textId="0612BE9A" w:rsidR="1A7FF7F6" w:rsidRPr="00D65A85" w:rsidRDefault="1A7FF7F6" w:rsidP="00D65A85">
            <w:pPr>
              <w:bidi/>
              <w:jc w:val="right"/>
              <w:rPr>
                <w:rFonts w:cs="GE SS Two Light"/>
                <w:color w:val="FFFFFF" w:themeColor="background1"/>
              </w:rPr>
            </w:pPr>
            <w:r w:rsidRPr="00D65A85">
              <w:rPr>
                <w:rFonts w:cs="GE SS Two Light"/>
                <w:color w:val="FFFFFF" w:themeColor="background1"/>
              </w:rPr>
              <w:t>Arabic Copy</w:t>
            </w:r>
          </w:p>
        </w:tc>
      </w:tr>
      <w:tr w:rsidR="1A7FF7F6" w:rsidRPr="00D65A85" w14:paraId="023EEAE1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0FD3FB86" w14:textId="43C81D60" w:rsidR="1CA7F4AE" w:rsidRDefault="1CA7F4AE" w:rsidP="5364D3C9">
            <w:pPr>
              <w:spacing w:before="240" w:after="240"/>
            </w:pPr>
            <w:r w:rsidRPr="46684FEF">
              <w:rPr>
                <w:rFonts w:ascii="Aptos" w:eastAsia="Aptos" w:hAnsi="Aptos" w:cs="Aptos"/>
              </w:rPr>
              <w:t xml:space="preserve">Your </w:t>
            </w:r>
            <w:r w:rsidR="57A5481E" w:rsidRPr="46684FEF">
              <w:rPr>
                <w:rFonts w:ascii="Aptos" w:eastAsia="Aptos" w:hAnsi="Aptos" w:cs="Aptos"/>
              </w:rPr>
              <w:t>Instant</w:t>
            </w:r>
            <w:r w:rsidRPr="46684FEF">
              <w:rPr>
                <w:rFonts w:ascii="Aptos" w:eastAsia="Aptos" w:hAnsi="Aptos" w:cs="Aptos"/>
              </w:rPr>
              <w:t xml:space="preserve"> finance</w:t>
            </w:r>
          </w:p>
          <w:p w14:paraId="2464A413" w14:textId="0E4A9990" w:rsidR="1CA7F4AE" w:rsidRDefault="1CA7F4AE" w:rsidP="5364D3C9">
            <w:pPr>
              <w:spacing w:before="240" w:after="240"/>
            </w:pPr>
            <w:r w:rsidRPr="5340A12C">
              <w:rPr>
                <w:rFonts w:ascii="Aptos" w:eastAsia="Aptos" w:hAnsi="Aptos" w:cs="Aptos"/>
              </w:rPr>
              <w:t>With no salary transfer</w:t>
            </w:r>
          </w:p>
          <w:p w14:paraId="1AF81A42" w14:textId="4804F6CF" w:rsidR="331DB862" w:rsidRDefault="331DB862" w:rsidP="5340A12C">
            <w:pPr>
              <w:spacing w:before="240" w:after="240"/>
            </w:pPr>
            <w:r w:rsidRPr="5340A12C">
              <w:rPr>
                <w:rFonts w:ascii="Aptos" w:eastAsia="Aptos" w:hAnsi="Aptos" w:cs="Aptos"/>
                <w:sz w:val="22"/>
                <w:szCs w:val="22"/>
              </w:rPr>
              <w:t>Sharia Complaint financing</w:t>
            </w:r>
          </w:p>
          <w:p w14:paraId="470B6E69" w14:textId="463A2E11" w:rsidR="37106F90" w:rsidRDefault="37106F90" w:rsidP="2BC007F8">
            <w:pPr>
              <w:spacing w:before="240" w:after="240"/>
            </w:pPr>
            <w:r w:rsidRPr="2BC007F8">
              <w:rPr>
                <w:rFonts w:ascii="Aptos" w:eastAsia="Aptos" w:hAnsi="Aptos" w:cs="Aptos"/>
              </w:rPr>
              <w:t xml:space="preserve">Apply now via ONE </w:t>
            </w:r>
            <w:r w:rsidR="00DC0DF6">
              <w:rPr>
                <w:rFonts w:ascii="Aptos" w:eastAsia="Aptos" w:hAnsi="Aptos" w:cs="Aptos"/>
              </w:rPr>
              <w:t>A</w:t>
            </w:r>
            <w:r w:rsidRPr="2BC007F8">
              <w:rPr>
                <w:rFonts w:ascii="Aptos" w:eastAsia="Aptos" w:hAnsi="Aptos" w:cs="Aptos"/>
              </w:rPr>
              <w:t>pp</w:t>
            </w:r>
          </w:p>
          <w:p w14:paraId="650CE957" w14:textId="711451AE" w:rsidR="69E7279F" w:rsidRPr="00D65A85" w:rsidRDefault="69E7279F" w:rsidP="1A7FF7F6">
            <w:pPr>
              <w:spacing w:before="240" w:after="240"/>
              <w:rPr>
                <w:rFonts w:cs="GE SS Two Light"/>
              </w:rPr>
            </w:pPr>
            <w:r w:rsidRPr="00D65A85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  <w:p w14:paraId="5D704CA6" w14:textId="4FA5C1D4" w:rsidR="1A7FF7F6" w:rsidRPr="00D65A85" w:rsidRDefault="1A7FF7F6" w:rsidP="1A7FF7F6">
            <w:pPr>
              <w:jc w:val="center"/>
              <w:rPr>
                <w:rFonts w:cs="GE SS Two Light"/>
                <w:color w:val="FFFFFF" w:themeColor="background1"/>
              </w:rPr>
            </w:pPr>
          </w:p>
        </w:tc>
        <w:tc>
          <w:tcPr>
            <w:tcW w:w="4508" w:type="dxa"/>
            <w:shd w:val="clear" w:color="auto" w:fill="FFFFFF" w:themeFill="background1"/>
          </w:tcPr>
          <w:p w14:paraId="60B87A6C" w14:textId="0F1307ED" w:rsidR="4C8047BA" w:rsidRDefault="4C8047BA" w:rsidP="46684FEF">
            <w:pPr>
              <w:bidi/>
              <w:jc w:val="both"/>
              <w:rPr>
                <w:rFonts w:ascii="Aptos" w:eastAsia="Aptos" w:hAnsi="Aptos" w:cs="GE SS Two Light"/>
                <w:rtl/>
              </w:rPr>
            </w:pPr>
            <w:r w:rsidRPr="46684FEF">
              <w:rPr>
                <w:rFonts w:ascii="Aptos" w:eastAsia="Aptos" w:hAnsi="Aptos" w:cs="GE SS Two Light"/>
                <w:rtl/>
              </w:rPr>
              <w:t>تمويلك ال</w:t>
            </w:r>
            <w:r w:rsidR="323F31DB" w:rsidRPr="46684FEF">
              <w:rPr>
                <w:rFonts w:ascii="Aptos" w:eastAsia="Aptos" w:hAnsi="Aptos" w:cs="GE SS Two Light"/>
                <w:rtl/>
              </w:rPr>
              <w:t>فوري</w:t>
            </w:r>
          </w:p>
          <w:p w14:paraId="2EC9F3D9" w14:textId="5DCD4E2C" w:rsidR="4C8047BA" w:rsidRDefault="4C8047BA" w:rsidP="5364D3C9">
            <w:pPr>
              <w:bidi/>
              <w:jc w:val="both"/>
              <w:rPr>
                <w:rFonts w:ascii="Aptos" w:eastAsia="Aptos" w:hAnsi="Aptos" w:cs="GE SS Two Light"/>
                <w:rtl/>
              </w:rPr>
            </w:pPr>
            <w:r w:rsidRPr="46684FEF">
              <w:rPr>
                <w:rFonts w:ascii="Aptos" w:eastAsia="Aptos" w:hAnsi="Aptos" w:cs="GE SS Two Light"/>
                <w:rtl/>
              </w:rPr>
              <w:t xml:space="preserve">بدون تحويل راتب </w:t>
            </w:r>
          </w:p>
          <w:p w14:paraId="4537954E" w14:textId="535BA99C" w:rsidR="1F74EF91" w:rsidRDefault="1F74EF91" w:rsidP="5340A12C">
            <w:pPr>
              <w:bidi/>
              <w:spacing w:before="240" w:after="240"/>
              <w:jc w:val="both"/>
            </w:pPr>
            <w:r w:rsidRPr="5340A12C">
              <w:rPr>
                <w:rFonts w:ascii="Aptos" w:eastAsia="Aptos" w:hAnsi="Aptos" w:cs="Aptos"/>
                <w:b/>
                <w:bCs/>
                <w:rtl/>
              </w:rPr>
              <w:t>تمويل متوافق مع الشريعة</w:t>
            </w:r>
          </w:p>
          <w:p w14:paraId="78F5E888" w14:textId="47CE1B46" w:rsidR="5340A12C" w:rsidRDefault="5340A12C" w:rsidP="5340A12C">
            <w:pPr>
              <w:bidi/>
              <w:jc w:val="both"/>
              <w:rPr>
                <w:rFonts w:ascii="Aptos" w:eastAsia="Aptos" w:hAnsi="Aptos" w:cs="GE SS Two Light"/>
                <w:rtl/>
              </w:rPr>
            </w:pPr>
          </w:p>
          <w:p w14:paraId="485ED037" w14:textId="44CAF243" w:rsidR="2BC007F8" w:rsidRDefault="2BC007F8" w:rsidP="2BC007F8">
            <w:pPr>
              <w:bidi/>
              <w:jc w:val="both"/>
              <w:rPr>
                <w:rFonts w:ascii="Aptos" w:eastAsia="Aptos" w:hAnsi="Aptos" w:cs="GE SS Two Light"/>
                <w:rtl/>
              </w:rPr>
            </w:pPr>
          </w:p>
          <w:p w14:paraId="6A9AB5A7" w14:textId="352249F8" w:rsidR="5023B61E" w:rsidRDefault="5023B61E" w:rsidP="2BC007F8">
            <w:pPr>
              <w:bidi/>
              <w:jc w:val="both"/>
              <w:rPr>
                <w:rFonts w:ascii="Aptos" w:eastAsia="Aptos" w:hAnsi="Aptos" w:cs="GE SS Two Light"/>
                <w:rtl/>
              </w:rPr>
            </w:pPr>
            <w:r w:rsidRPr="2BC007F8">
              <w:rPr>
                <w:rFonts w:ascii="Aptos" w:eastAsia="Aptos" w:hAnsi="Aptos" w:cs="GE SS Two Light"/>
                <w:rtl/>
              </w:rPr>
              <w:t xml:space="preserve">تقدم بطلبك الآن عبر تطبيق </w:t>
            </w:r>
            <w:r w:rsidRPr="2BC007F8">
              <w:rPr>
                <w:rFonts w:ascii="Aptos" w:eastAsia="Aptos" w:hAnsi="Aptos" w:cs="GE SS Two Light"/>
              </w:rPr>
              <w:t>ONE</w:t>
            </w:r>
          </w:p>
          <w:p w14:paraId="1BC1D009" w14:textId="11951CE3" w:rsidR="1A7FF7F6" w:rsidRPr="00D65A85" w:rsidRDefault="1A7FF7F6" w:rsidP="5364D3C9">
            <w:pPr>
              <w:bidi/>
              <w:jc w:val="both"/>
              <w:rPr>
                <w:rFonts w:ascii="Aptos" w:eastAsia="Aptos" w:hAnsi="Aptos" w:cs="GE SS Two Light"/>
              </w:rPr>
            </w:pPr>
          </w:p>
          <w:p w14:paraId="7FFF8677" w14:textId="41D3EA87" w:rsidR="1A7FF7F6" w:rsidRPr="00D65A85" w:rsidRDefault="1A7FF7F6" w:rsidP="005B3C59">
            <w:pPr>
              <w:bidi/>
              <w:rPr>
                <w:rFonts w:ascii="Aptos" w:eastAsia="Aptos" w:hAnsi="Aptos" w:cs="GE SS Two Light"/>
              </w:rPr>
            </w:pPr>
            <w:r w:rsidRPr="00D65A85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  <w:r w:rsidRPr="00D65A85">
              <w:rPr>
                <w:rFonts w:cs="GE SS Two Light"/>
              </w:rPr>
              <w:br/>
            </w:r>
          </w:p>
        </w:tc>
      </w:tr>
      <w:tr w:rsidR="1A7FF7F6" w:rsidRPr="00D65A85" w14:paraId="3A16A01A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0333F72C" w14:textId="24053A2B" w:rsidR="1A7FF7F6" w:rsidRPr="00D65A85" w:rsidRDefault="1A7FF7F6" w:rsidP="1A7FF7F6">
            <w:pPr>
              <w:jc w:val="center"/>
              <w:rPr>
                <w:rFonts w:cs="GE SS Two Light"/>
                <w:color w:val="FFFFFF" w:themeColor="background1"/>
              </w:rPr>
            </w:pPr>
            <w:r w:rsidRPr="00D65A85">
              <w:rPr>
                <w:rFonts w:cs="GE SS Two Light"/>
                <w:color w:val="FFFFFF" w:themeColor="background1"/>
              </w:rPr>
              <w:t>English Caption</w:t>
            </w:r>
          </w:p>
        </w:tc>
        <w:tc>
          <w:tcPr>
            <w:tcW w:w="4508" w:type="dxa"/>
            <w:shd w:val="clear" w:color="auto" w:fill="0E2841" w:themeFill="text2"/>
          </w:tcPr>
          <w:p w14:paraId="666EE439" w14:textId="5E5824A0" w:rsidR="1A7FF7F6" w:rsidRPr="00D65A85" w:rsidRDefault="1A7FF7F6" w:rsidP="00D65A85">
            <w:pPr>
              <w:bidi/>
              <w:jc w:val="right"/>
              <w:rPr>
                <w:rFonts w:cs="GE SS Two Light"/>
                <w:color w:val="FFFFFF" w:themeColor="background1"/>
              </w:rPr>
            </w:pPr>
            <w:r w:rsidRPr="00D65A85">
              <w:rPr>
                <w:rFonts w:cs="GE SS Two Light"/>
                <w:color w:val="FFFFFF" w:themeColor="background1"/>
              </w:rPr>
              <w:t>Arabic Caption</w:t>
            </w:r>
          </w:p>
        </w:tc>
      </w:tr>
      <w:tr w:rsidR="1A7FF7F6" w:rsidRPr="00D65A85" w14:paraId="284CE513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2D4519B5" w14:textId="53ED85B5" w:rsidR="1DCC40C4" w:rsidRDefault="1DCC40C4" w:rsidP="2BC007F8">
            <w:pPr>
              <w:spacing w:before="240" w:after="240"/>
            </w:pPr>
            <w:r w:rsidRPr="46684FEF">
              <w:rPr>
                <w:rFonts w:ascii="Aptos" w:eastAsia="Aptos" w:hAnsi="Aptos" w:cs="Aptos"/>
              </w:rPr>
              <w:lastRenderedPageBreak/>
              <w:t xml:space="preserve">Your </w:t>
            </w:r>
            <w:r w:rsidR="11291850" w:rsidRPr="46684FEF">
              <w:rPr>
                <w:rFonts w:ascii="Aptos" w:eastAsia="Aptos" w:hAnsi="Aptos" w:cs="Aptos"/>
              </w:rPr>
              <w:t xml:space="preserve">Instant </w:t>
            </w:r>
            <w:r w:rsidRPr="46684FEF">
              <w:rPr>
                <w:rFonts w:ascii="Aptos" w:eastAsia="Aptos" w:hAnsi="Aptos" w:cs="Aptos"/>
              </w:rPr>
              <w:t>finance without salary transfer, because your comfort matters to us.</w:t>
            </w:r>
          </w:p>
          <w:p w14:paraId="12E56F58" w14:textId="0B5E8F92" w:rsidR="2BC007F8" w:rsidRDefault="482375A3" w:rsidP="5340A12C">
            <w:pPr>
              <w:spacing w:before="240" w:after="240"/>
            </w:pPr>
            <w:r w:rsidRPr="5340A12C">
              <w:rPr>
                <w:rFonts w:ascii="Aptos" w:eastAsia="Aptos" w:hAnsi="Aptos" w:cs="Aptos"/>
                <w:sz w:val="22"/>
                <w:szCs w:val="22"/>
              </w:rPr>
              <w:t>Sharia Complaint financing</w:t>
            </w:r>
          </w:p>
          <w:p w14:paraId="71042307" w14:textId="41061379" w:rsidR="2FF812BA" w:rsidRDefault="2FF812BA" w:rsidP="2BC007F8">
            <w:pPr>
              <w:spacing w:before="240" w:after="240"/>
            </w:pPr>
            <w:r w:rsidRPr="2BC007F8">
              <w:rPr>
                <w:rFonts w:ascii="Aptos" w:eastAsia="Aptos" w:hAnsi="Aptos" w:cs="Aptos"/>
              </w:rPr>
              <w:t xml:space="preserve">Apply now via ONE </w:t>
            </w:r>
            <w:r w:rsidR="00DC0DF6">
              <w:rPr>
                <w:rFonts w:ascii="Aptos" w:eastAsia="Aptos" w:hAnsi="Aptos" w:cs="Aptos"/>
              </w:rPr>
              <w:t>A</w:t>
            </w:r>
            <w:r w:rsidRPr="2BC007F8">
              <w:rPr>
                <w:rFonts w:ascii="Aptos" w:eastAsia="Aptos" w:hAnsi="Aptos" w:cs="Aptos"/>
              </w:rPr>
              <w:t>pp</w:t>
            </w:r>
          </w:p>
          <w:p w14:paraId="1C50A50E" w14:textId="3C702E70" w:rsidR="6903A7D9" w:rsidRPr="00D65A85" w:rsidRDefault="6903A7D9" w:rsidP="1A7FF7F6">
            <w:pPr>
              <w:spacing w:before="240" w:after="240"/>
              <w:rPr>
                <w:rFonts w:cs="GE SS Two Light"/>
              </w:rPr>
            </w:pPr>
            <w:r w:rsidRPr="00D65A85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  <w:p w14:paraId="78E19E68" w14:textId="696D2833" w:rsidR="1A7FF7F6" w:rsidRPr="00D65A85" w:rsidRDefault="1A7FF7F6" w:rsidP="1A7FF7F6">
            <w:pPr>
              <w:rPr>
                <w:rFonts w:cs="GE SS Two Light"/>
                <w:color w:val="FFFFFF" w:themeColor="background1"/>
              </w:rPr>
            </w:pPr>
          </w:p>
        </w:tc>
        <w:tc>
          <w:tcPr>
            <w:tcW w:w="4508" w:type="dxa"/>
            <w:shd w:val="clear" w:color="auto" w:fill="FFFFFF" w:themeFill="background1"/>
          </w:tcPr>
          <w:p w14:paraId="6BD8D935" w14:textId="42176467" w:rsidR="4D7F5129" w:rsidRDefault="4D7F5129" w:rsidP="2BC007F8">
            <w:pPr>
              <w:bidi/>
              <w:spacing w:before="240" w:after="240"/>
            </w:pPr>
            <w:r w:rsidRPr="46684FEF">
              <w:rPr>
                <w:rFonts w:ascii="GE SS Two Light" w:eastAsia="GE SS Two Light" w:hAnsi="GE SS Two Light" w:cs="GE SS Two Light"/>
                <w:sz w:val="21"/>
                <w:szCs w:val="21"/>
                <w:rtl/>
              </w:rPr>
              <w:t>تمويلك ال</w:t>
            </w:r>
            <w:r w:rsidR="4E44F654" w:rsidRPr="46684FEF">
              <w:rPr>
                <w:rFonts w:ascii="GE SS Two Light" w:eastAsia="GE SS Two Light" w:hAnsi="GE SS Two Light" w:cs="GE SS Two Light"/>
                <w:sz w:val="21"/>
                <w:szCs w:val="21"/>
                <w:rtl/>
              </w:rPr>
              <w:t xml:space="preserve">فوري </w:t>
            </w:r>
            <w:r w:rsidRPr="46684FEF">
              <w:rPr>
                <w:rFonts w:ascii="GE SS Two Light" w:eastAsia="GE SS Two Light" w:hAnsi="GE SS Two Light" w:cs="GE SS Two Light"/>
                <w:sz w:val="21"/>
                <w:szCs w:val="21"/>
                <w:rtl/>
              </w:rPr>
              <w:t>بدون تحويل راتب، لأن راحتك تهمنا</w:t>
            </w:r>
          </w:p>
          <w:p w14:paraId="18D2056B" w14:textId="7E869817" w:rsidR="5ABC9CA1" w:rsidRDefault="5ABC9CA1" w:rsidP="5340A12C">
            <w:pPr>
              <w:bidi/>
              <w:spacing w:before="240" w:after="240"/>
              <w:jc w:val="both"/>
            </w:pPr>
            <w:r w:rsidRPr="5340A12C">
              <w:rPr>
                <w:rFonts w:ascii="Aptos" w:eastAsia="Aptos" w:hAnsi="Aptos" w:cs="Aptos"/>
                <w:b/>
                <w:bCs/>
                <w:rtl/>
              </w:rPr>
              <w:t>تمويل متوافق مع الشريعة</w:t>
            </w:r>
            <w:r w:rsidR="003B1F8A">
              <w:rPr>
                <w:rFonts w:ascii="Aptos" w:eastAsia="Aptos" w:hAnsi="Aptos" w:cs="Aptos"/>
                <w:b/>
                <w:bCs/>
              </w:rPr>
              <w:t xml:space="preserve"> </w:t>
            </w:r>
          </w:p>
          <w:p w14:paraId="43514EE7" w14:textId="5DBD56B4" w:rsidR="5340A12C" w:rsidRDefault="5340A12C" w:rsidP="5340A12C">
            <w:pPr>
              <w:bidi/>
              <w:spacing w:before="240" w:after="240"/>
              <w:rPr>
                <w:rFonts w:ascii="GE SS Two Light" w:eastAsia="GE SS Two Light" w:hAnsi="GE SS Two Light" w:cs="GE SS Two Light"/>
                <w:sz w:val="21"/>
                <w:szCs w:val="21"/>
                <w:rtl/>
              </w:rPr>
            </w:pPr>
          </w:p>
          <w:p w14:paraId="01657ED2" w14:textId="352249F8" w:rsidR="4B17D1A8" w:rsidRDefault="4B17D1A8" w:rsidP="2BC007F8">
            <w:pPr>
              <w:bidi/>
              <w:jc w:val="both"/>
              <w:rPr>
                <w:rFonts w:ascii="Aptos" w:eastAsia="Aptos" w:hAnsi="Aptos" w:cs="GE SS Two Light"/>
                <w:rtl/>
              </w:rPr>
            </w:pPr>
            <w:r w:rsidRPr="2BC007F8">
              <w:rPr>
                <w:rFonts w:ascii="Aptos" w:eastAsia="Aptos" w:hAnsi="Aptos" w:cs="GE SS Two Light"/>
                <w:rtl/>
              </w:rPr>
              <w:t xml:space="preserve">تقدم بطلبك الآن عبر تطبيق </w:t>
            </w:r>
            <w:r w:rsidRPr="2BC007F8">
              <w:rPr>
                <w:rFonts w:ascii="Aptos" w:eastAsia="Aptos" w:hAnsi="Aptos" w:cs="GE SS Two Light"/>
              </w:rPr>
              <w:t>ONE</w:t>
            </w:r>
          </w:p>
          <w:p w14:paraId="697E9ED4" w14:textId="5BB51C62" w:rsidR="2BC007F8" w:rsidRDefault="2BC007F8" w:rsidP="2BC007F8">
            <w:pPr>
              <w:bidi/>
              <w:spacing w:before="240" w:after="240"/>
              <w:rPr>
                <w:rFonts w:ascii="GE SS Two Light" w:eastAsia="GE SS Two Light" w:hAnsi="GE SS Two Light" w:cs="GE SS Two Light"/>
                <w:b/>
                <w:bCs/>
                <w:sz w:val="21"/>
                <w:szCs w:val="21"/>
              </w:rPr>
            </w:pPr>
          </w:p>
          <w:p w14:paraId="76430726" w14:textId="4817B4E4" w:rsidR="589786E1" w:rsidRPr="00D65A85" w:rsidRDefault="589786E1" w:rsidP="009E7E3E">
            <w:pPr>
              <w:bidi/>
              <w:spacing w:before="240" w:after="240"/>
              <w:rPr>
                <w:rFonts w:ascii="Aptos" w:eastAsia="Aptos" w:hAnsi="Aptos" w:cs="GE SS Two Light"/>
              </w:rPr>
            </w:pPr>
            <w:r w:rsidRPr="00D65A85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  <w:p w14:paraId="34C29CC4" w14:textId="33C5A8E7" w:rsidR="1A7FF7F6" w:rsidRPr="00D65A85" w:rsidRDefault="1A7FF7F6" w:rsidP="00D65A85">
            <w:pPr>
              <w:bidi/>
              <w:jc w:val="right"/>
              <w:rPr>
                <w:rFonts w:cs="GE SS Two Light"/>
                <w:color w:val="FFFFFF" w:themeColor="background1"/>
              </w:rPr>
            </w:pPr>
          </w:p>
        </w:tc>
      </w:tr>
      <w:tr w:rsidR="1A7FF7F6" w:rsidRPr="00D65A85" w14:paraId="572DB0FC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6CC160DC" w14:textId="43391796" w:rsidR="1A7FF7F6" w:rsidRPr="00D65A85" w:rsidRDefault="1A7FF7F6" w:rsidP="1A7FF7F6">
            <w:pPr>
              <w:jc w:val="center"/>
              <w:rPr>
                <w:rFonts w:cs="GE SS Two Light"/>
                <w:color w:val="FFFFFF" w:themeColor="background1"/>
              </w:rPr>
            </w:pPr>
            <w:r w:rsidRPr="00D65A85">
              <w:rPr>
                <w:rFonts w:cs="GE SS Two Light"/>
                <w:color w:val="FFFFFF" w:themeColor="background1"/>
              </w:rPr>
              <w:t>English Copy</w:t>
            </w:r>
          </w:p>
        </w:tc>
        <w:tc>
          <w:tcPr>
            <w:tcW w:w="4508" w:type="dxa"/>
            <w:shd w:val="clear" w:color="auto" w:fill="0E2841" w:themeFill="text2"/>
          </w:tcPr>
          <w:p w14:paraId="2F0FB04B" w14:textId="0612BE9A" w:rsidR="1A7FF7F6" w:rsidRPr="00D65A85" w:rsidRDefault="1A7FF7F6" w:rsidP="00D65A85">
            <w:pPr>
              <w:bidi/>
              <w:jc w:val="right"/>
              <w:rPr>
                <w:rFonts w:cs="GE SS Two Light"/>
                <w:color w:val="FFFFFF" w:themeColor="background1"/>
              </w:rPr>
            </w:pPr>
            <w:r w:rsidRPr="00D65A85">
              <w:rPr>
                <w:rFonts w:cs="GE SS Two Light"/>
                <w:color w:val="FFFFFF" w:themeColor="background1"/>
              </w:rPr>
              <w:t>Arabic Copy</w:t>
            </w:r>
          </w:p>
        </w:tc>
      </w:tr>
      <w:tr w:rsidR="1A7FF7F6" w:rsidRPr="00D65A85" w14:paraId="67C01E73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71BC85E6" w14:textId="57BC5AA0" w:rsidR="17B4A1DF" w:rsidRDefault="17B4A1DF" w:rsidP="5364D3C9">
            <w:pPr>
              <w:spacing w:before="240" w:after="240"/>
            </w:pPr>
            <w:r w:rsidRPr="5364D3C9">
              <w:rPr>
                <w:rFonts w:ascii="Aptos" w:eastAsia="Aptos" w:hAnsi="Aptos" w:cs="Aptos"/>
                <w:b/>
                <w:bCs/>
              </w:rPr>
              <w:t>Need Money today?</w:t>
            </w:r>
            <w:r>
              <w:br/>
            </w:r>
            <w:r w:rsidRPr="5364D3C9">
              <w:rPr>
                <w:rFonts w:ascii="Aptos" w:eastAsia="Aptos" w:hAnsi="Aptos" w:cs="Aptos"/>
              </w:rPr>
              <w:t xml:space="preserve"> Get up to </w:t>
            </w:r>
            <w:r w:rsidRPr="5364D3C9">
              <w:rPr>
                <w:rFonts w:ascii="Aptos" w:eastAsia="Aptos" w:hAnsi="Aptos" w:cs="Aptos"/>
                <w:b/>
                <w:bCs/>
              </w:rPr>
              <w:t>BD 1,000 instantly</w:t>
            </w:r>
            <w:r>
              <w:br/>
            </w:r>
            <w:r w:rsidRPr="5364D3C9">
              <w:rPr>
                <w:rFonts w:ascii="Aptos" w:eastAsia="Aptos" w:hAnsi="Aptos" w:cs="Aptos"/>
              </w:rPr>
              <w:t xml:space="preserve"> ✅ No paperwork</w:t>
            </w:r>
            <w:r>
              <w:br/>
            </w:r>
            <w:r w:rsidRPr="5364D3C9">
              <w:rPr>
                <w:rFonts w:ascii="Aptos" w:eastAsia="Aptos" w:hAnsi="Aptos" w:cs="Aptos"/>
              </w:rPr>
              <w:t xml:space="preserve"> ✅ No salary transfer</w:t>
            </w:r>
            <w:r>
              <w:br/>
            </w:r>
            <w:r w:rsidRPr="5364D3C9">
              <w:rPr>
                <w:rFonts w:ascii="Aptos" w:eastAsia="Aptos" w:hAnsi="Aptos" w:cs="Aptos"/>
              </w:rPr>
              <w:t xml:space="preserve"> ✅ 100% Shariah-compliant</w:t>
            </w:r>
          </w:p>
          <w:p w14:paraId="05EE6B87" w14:textId="396F0968" w:rsidR="47DCFA5F" w:rsidRPr="00D65A85" w:rsidRDefault="47DCFA5F" w:rsidP="1A7FF7F6">
            <w:pPr>
              <w:spacing w:before="240" w:after="240"/>
              <w:rPr>
                <w:rFonts w:cs="GE SS Two Light"/>
              </w:rPr>
            </w:pPr>
            <w:r w:rsidRPr="00D65A85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  <w:p w14:paraId="3EE67CCF" w14:textId="670A7835" w:rsidR="1A7FF7F6" w:rsidRPr="00D65A85" w:rsidRDefault="1A7FF7F6" w:rsidP="1A7FF7F6">
            <w:pPr>
              <w:rPr>
                <w:rFonts w:cs="GE SS Two Light"/>
                <w:color w:val="FFFFFF" w:themeColor="background1"/>
              </w:rPr>
            </w:pPr>
          </w:p>
        </w:tc>
        <w:tc>
          <w:tcPr>
            <w:tcW w:w="4508" w:type="dxa"/>
            <w:shd w:val="clear" w:color="auto" w:fill="FFFFFF" w:themeFill="background1"/>
          </w:tcPr>
          <w:p w14:paraId="34FE346A" w14:textId="0C85A312" w:rsidR="1A7FF7F6" w:rsidRPr="00D65A85" w:rsidRDefault="4B84666D" w:rsidP="2BC007F8">
            <w:pPr>
              <w:bidi/>
              <w:spacing w:before="240" w:after="240"/>
              <w:jc w:val="right"/>
            </w:pPr>
            <w:r w:rsidRPr="42EFBCBD">
              <w:rPr>
                <w:rFonts w:ascii="GE SS Two Light" w:eastAsia="GE SS Two Light" w:hAnsi="GE SS Two Light" w:cs="GE SS Two Light"/>
                <w:b/>
                <w:bCs/>
                <w:sz w:val="21"/>
                <w:szCs w:val="21"/>
                <w:rtl/>
              </w:rPr>
              <w:t xml:space="preserve">محتاج </w:t>
            </w:r>
            <w:r w:rsidR="438B0D03" w:rsidRPr="42EFBCBD">
              <w:rPr>
                <w:rFonts w:ascii="GE SS Two Light" w:eastAsia="GE SS Two Light" w:hAnsi="GE SS Two Light" w:cs="GE SS Two Light"/>
                <w:b/>
                <w:bCs/>
                <w:sz w:val="21"/>
                <w:szCs w:val="21"/>
                <w:rtl/>
              </w:rPr>
              <w:t xml:space="preserve">تمويل سريع </w:t>
            </w:r>
            <w:r w:rsidRPr="42EFBCBD">
              <w:rPr>
                <w:rFonts w:ascii="GE SS Two Light" w:eastAsia="GE SS Two Light" w:hAnsi="GE SS Two Light" w:cs="GE SS Two Light"/>
                <w:b/>
                <w:bCs/>
                <w:sz w:val="21"/>
                <w:szCs w:val="21"/>
                <w:rtl/>
              </w:rPr>
              <w:t>اليوم؟</w:t>
            </w:r>
            <w:r w:rsidR="1A7FF7F6">
              <w:br/>
            </w:r>
            <w:r w:rsidRPr="42EFBCBD">
              <w:rPr>
                <w:rFonts w:ascii="GE SS Two Light" w:eastAsia="GE SS Two Light" w:hAnsi="GE SS Two Light" w:cs="GE SS Two Light"/>
                <w:sz w:val="21"/>
                <w:szCs w:val="21"/>
                <w:rtl/>
              </w:rPr>
              <w:t xml:space="preserve"> احصل على تمويل فوري لغاية </w:t>
            </w:r>
            <w:r w:rsidRPr="42EFBCBD">
              <w:rPr>
                <w:rFonts w:ascii="GE SS Two Light" w:eastAsia="GE SS Two Light" w:hAnsi="GE SS Two Light" w:cs="GE SS Two Light"/>
                <w:sz w:val="21"/>
                <w:szCs w:val="21"/>
              </w:rPr>
              <w:t>1,000</w:t>
            </w:r>
            <w:r w:rsidRPr="42EFBCBD">
              <w:rPr>
                <w:rFonts w:ascii="GE SS Two Light" w:eastAsia="GE SS Two Light" w:hAnsi="GE SS Two Light" w:cs="GE SS Two Light"/>
                <w:b/>
                <w:bCs/>
                <w:sz w:val="21"/>
                <w:szCs w:val="21"/>
                <w:rtl/>
              </w:rPr>
              <w:t xml:space="preserve"> د.ب</w:t>
            </w:r>
            <w:r w:rsidRPr="42EFBCBD">
              <w:rPr>
                <w:rFonts w:ascii="GE SS Two Light" w:eastAsia="GE SS Two Light" w:hAnsi="GE SS Two Light" w:cs="GE SS Two Light"/>
                <w:sz w:val="21"/>
                <w:szCs w:val="21"/>
                <w:rtl/>
              </w:rPr>
              <w:t xml:space="preserve"> </w:t>
            </w:r>
            <w:r w:rsidRPr="42EFBCBD">
              <w:rPr>
                <w:rFonts w:ascii="GE SS Two Light" w:eastAsia="GE SS Two Light" w:hAnsi="GE SS Two Light" w:cs="GE SS Two Light"/>
                <w:sz w:val="21"/>
                <w:szCs w:val="21"/>
              </w:rPr>
              <w:t>💸</w:t>
            </w:r>
            <w:r w:rsidR="1A7FF7F6">
              <w:br/>
            </w:r>
            <w:r w:rsidRPr="42EFBCBD">
              <w:rPr>
                <w:rFonts w:ascii="GE SS Two Light" w:eastAsia="GE SS Two Light" w:hAnsi="GE SS Two Light" w:cs="GE SS Two Light"/>
                <w:sz w:val="21"/>
                <w:szCs w:val="21"/>
                <w:rtl/>
              </w:rPr>
              <w:t xml:space="preserve"> ✅ بدون معاملات ورقية</w:t>
            </w:r>
            <w:r w:rsidR="1A7FF7F6">
              <w:br/>
            </w:r>
            <w:r w:rsidRPr="42EFBCBD">
              <w:rPr>
                <w:rFonts w:ascii="GE SS Two Light" w:eastAsia="GE SS Two Light" w:hAnsi="GE SS Two Light" w:cs="GE SS Two Light"/>
                <w:sz w:val="21"/>
                <w:szCs w:val="21"/>
                <w:rtl/>
              </w:rPr>
              <w:t xml:space="preserve"> ✅ بدون تحويل راتب</w:t>
            </w:r>
            <w:r w:rsidR="1A7FF7F6">
              <w:br/>
            </w:r>
            <w:r w:rsidRPr="42EFBCBD">
              <w:rPr>
                <w:rFonts w:ascii="GE SS Two Light" w:eastAsia="GE SS Two Light" w:hAnsi="GE SS Two Light" w:cs="GE SS Two Light"/>
                <w:sz w:val="21"/>
                <w:szCs w:val="21"/>
                <w:rtl/>
              </w:rPr>
              <w:t xml:space="preserve"> ✅ متوافق </w:t>
            </w:r>
            <w:r w:rsidRPr="42EFBCBD">
              <w:rPr>
                <w:rFonts w:ascii="GE SS Two Light" w:eastAsia="GE SS Two Light" w:hAnsi="GE SS Two Light" w:cs="GE SS Two Light"/>
                <w:sz w:val="21"/>
                <w:szCs w:val="21"/>
              </w:rPr>
              <w:t>100</w:t>
            </w:r>
            <w:r w:rsidRPr="42EFBCBD">
              <w:rPr>
                <w:rFonts w:ascii="GE SS Two Light" w:eastAsia="GE SS Two Light" w:hAnsi="GE SS Two Light" w:cs="GE SS Two Light"/>
                <w:sz w:val="21"/>
                <w:szCs w:val="21"/>
                <w:rtl/>
              </w:rPr>
              <w:t xml:space="preserve">% مع الشريعة </w:t>
            </w:r>
          </w:p>
          <w:p w14:paraId="1DB08B17" w14:textId="41D3EA87" w:rsidR="1A7FF7F6" w:rsidRPr="00D65A85" w:rsidRDefault="1A7FF7F6" w:rsidP="004D619E">
            <w:pPr>
              <w:bidi/>
              <w:rPr>
                <w:rFonts w:ascii="Aptos" w:eastAsia="Aptos" w:hAnsi="Aptos" w:cs="GE SS Two Light"/>
              </w:rPr>
            </w:pPr>
            <w:r w:rsidRPr="00D65A85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  <w:r w:rsidRPr="00D65A85">
              <w:rPr>
                <w:rFonts w:cs="GE SS Two Light"/>
              </w:rPr>
              <w:br/>
            </w:r>
          </w:p>
        </w:tc>
      </w:tr>
      <w:tr w:rsidR="1A7FF7F6" w:rsidRPr="00D65A85" w14:paraId="0FAA7746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4C0B73EB" w14:textId="24053A2B" w:rsidR="1A7FF7F6" w:rsidRPr="00D65A85" w:rsidRDefault="1A7FF7F6" w:rsidP="1A7FF7F6">
            <w:pPr>
              <w:jc w:val="center"/>
              <w:rPr>
                <w:rFonts w:cs="GE SS Two Light"/>
                <w:color w:val="FFFFFF" w:themeColor="background1"/>
              </w:rPr>
            </w:pPr>
            <w:r w:rsidRPr="00D65A85">
              <w:rPr>
                <w:rFonts w:cs="GE SS Two Light"/>
                <w:color w:val="FFFFFF" w:themeColor="background1"/>
              </w:rPr>
              <w:t>English Caption</w:t>
            </w:r>
          </w:p>
        </w:tc>
        <w:tc>
          <w:tcPr>
            <w:tcW w:w="4508" w:type="dxa"/>
            <w:shd w:val="clear" w:color="auto" w:fill="0E2841" w:themeFill="text2"/>
          </w:tcPr>
          <w:p w14:paraId="70A7EE32" w14:textId="5E5824A0" w:rsidR="1A7FF7F6" w:rsidRPr="00D65A85" w:rsidRDefault="4B05CB73" w:rsidP="5364D3C9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5364D3C9">
              <w:rPr>
                <w:rFonts w:cs="GE SS Two Light"/>
                <w:color w:val="FFFFFF" w:themeColor="background1"/>
              </w:rPr>
              <w:t>Arabic Caption</w:t>
            </w:r>
          </w:p>
        </w:tc>
      </w:tr>
      <w:tr w:rsidR="1A7FF7F6" w:rsidRPr="00D65A85" w14:paraId="4023B1D4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25AE9CD9" w14:textId="789B286B" w:rsidR="7ACA99ED" w:rsidRDefault="7ACA99ED" w:rsidP="2BC007F8">
            <w:pPr>
              <w:spacing w:before="240" w:after="240"/>
            </w:pPr>
            <w:r w:rsidRPr="2BC007F8">
              <w:rPr>
                <w:rFonts w:ascii="Aptos" w:eastAsia="Aptos" w:hAnsi="Aptos" w:cs="Aptos"/>
              </w:rPr>
              <w:t>Instant financing up to BD1,000?</w:t>
            </w:r>
            <w:r>
              <w:br/>
            </w:r>
            <w:r w:rsidRPr="2BC007F8">
              <w:rPr>
                <w:rFonts w:ascii="Aptos" w:eastAsia="Aptos" w:hAnsi="Aptos" w:cs="Aptos"/>
              </w:rPr>
              <w:t xml:space="preserve"> With ONE app, get it easily:</w:t>
            </w:r>
            <w:r>
              <w:br/>
            </w:r>
            <w:r w:rsidRPr="2BC007F8">
              <w:rPr>
                <w:rFonts w:ascii="Aptos" w:eastAsia="Aptos" w:hAnsi="Aptos" w:cs="Aptos"/>
              </w:rPr>
              <w:t xml:space="preserve"> ✅ No paperwork</w:t>
            </w:r>
            <w:r>
              <w:br/>
            </w:r>
            <w:r w:rsidRPr="2BC007F8">
              <w:rPr>
                <w:rFonts w:ascii="Aptos" w:eastAsia="Aptos" w:hAnsi="Aptos" w:cs="Aptos"/>
              </w:rPr>
              <w:t xml:space="preserve"> ✅ No salary transfer required</w:t>
            </w:r>
            <w:r>
              <w:br/>
            </w:r>
            <w:r w:rsidRPr="2BC007F8">
              <w:rPr>
                <w:rFonts w:ascii="Aptos" w:eastAsia="Aptos" w:hAnsi="Aptos" w:cs="Aptos"/>
              </w:rPr>
              <w:t xml:space="preserve"> ✅ 100% Shariah-compliant</w:t>
            </w:r>
          </w:p>
          <w:p w14:paraId="6C7AB3AF" w14:textId="396F0968" w:rsidR="503BF41B" w:rsidRPr="00D65A85" w:rsidRDefault="503BF41B" w:rsidP="1A7FF7F6">
            <w:pPr>
              <w:spacing w:before="240" w:after="240"/>
              <w:rPr>
                <w:rFonts w:cs="GE SS Two Light"/>
              </w:rPr>
            </w:pPr>
            <w:r w:rsidRPr="00D65A85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  <w:p w14:paraId="3F41EB2B" w14:textId="04AF15A4" w:rsidR="1A7FF7F6" w:rsidRPr="00D65A85" w:rsidRDefault="1A7FF7F6" w:rsidP="1A7FF7F6">
            <w:pPr>
              <w:rPr>
                <w:rFonts w:ascii="Aptos" w:eastAsia="Aptos" w:hAnsi="Aptos" w:cs="GE SS Two Light"/>
              </w:rPr>
            </w:pPr>
          </w:p>
        </w:tc>
        <w:tc>
          <w:tcPr>
            <w:tcW w:w="4508" w:type="dxa"/>
            <w:shd w:val="clear" w:color="auto" w:fill="FFFFFF" w:themeFill="background1"/>
          </w:tcPr>
          <w:p w14:paraId="7259853E" w14:textId="364451B8" w:rsidR="009014BA" w:rsidRDefault="75096835" w:rsidP="2BC007F8">
            <w:pPr>
              <w:bidi/>
            </w:pPr>
            <w:r w:rsidRPr="2BC007F8">
              <w:rPr>
                <w:rFonts w:ascii="Aptos" w:eastAsia="Aptos" w:hAnsi="Aptos" w:cs="Aptos"/>
                <w:rtl/>
              </w:rPr>
              <w:t xml:space="preserve">تمويل فوري لغاية </w:t>
            </w:r>
            <w:r w:rsidRPr="2BC007F8">
              <w:rPr>
                <w:rFonts w:ascii="Aptos" w:eastAsia="Aptos" w:hAnsi="Aptos" w:cs="Aptos"/>
              </w:rPr>
              <w:t>1,000</w:t>
            </w:r>
            <w:r w:rsidRPr="2BC007F8">
              <w:rPr>
                <w:rFonts w:ascii="Aptos" w:eastAsia="Aptos" w:hAnsi="Aptos" w:cs="Aptos"/>
                <w:rtl/>
              </w:rPr>
              <w:t xml:space="preserve"> د.ب؟</w:t>
            </w:r>
            <w:r w:rsidR="009014BA">
              <w:br/>
            </w:r>
            <w:r w:rsidRPr="2BC007F8">
              <w:rPr>
                <w:rFonts w:ascii="Aptos" w:eastAsia="Aptos" w:hAnsi="Aptos" w:cs="Aptos"/>
                <w:rtl/>
              </w:rPr>
              <w:t xml:space="preserve"> مع تطبيق </w:t>
            </w:r>
            <w:r w:rsidRPr="2BC007F8">
              <w:rPr>
                <w:rFonts w:ascii="Aptos" w:eastAsia="Aptos" w:hAnsi="Aptos" w:cs="Aptos"/>
              </w:rPr>
              <w:t>ONE</w:t>
            </w:r>
            <w:r w:rsidRPr="2BC007F8">
              <w:rPr>
                <w:rFonts w:ascii="Aptos" w:eastAsia="Aptos" w:hAnsi="Aptos" w:cs="Aptos"/>
                <w:rtl/>
              </w:rPr>
              <w:t>، احصل عليه بكل سهولة</w:t>
            </w:r>
            <w:r w:rsidR="009014BA">
              <w:br/>
            </w:r>
            <w:r w:rsidRPr="2BC007F8">
              <w:rPr>
                <w:rFonts w:ascii="Aptos" w:eastAsia="Aptos" w:hAnsi="Aptos" w:cs="Aptos"/>
                <w:rtl/>
              </w:rPr>
              <w:t xml:space="preserve"> ✅ بدون </w:t>
            </w:r>
            <w:del w:id="0" w:author="Omran AlBalooshi" w:date="2025-10-16T16:13:00Z" w16du:dateUtc="2025-10-16T13:13:00Z">
              <w:r w:rsidR="003203E9" w:rsidRPr="2BC007F8" w:rsidDel="00F135CF">
                <w:rPr>
                  <w:rFonts w:ascii="Aptos" w:eastAsia="Aptos" w:hAnsi="Aptos" w:cs="Aptos"/>
                  <w:rtl/>
                </w:rPr>
                <w:delText>أ</w:delText>
              </w:r>
              <w:r w:rsidR="003203E9" w:rsidDel="00F135CF">
                <w:rPr>
                  <w:rFonts w:ascii="Aptos" w:eastAsia="Aptos" w:hAnsi="Aptos" w:cs="Aptos" w:hint="cs"/>
                  <w:rtl/>
                </w:rPr>
                <w:delText xml:space="preserve"> </w:delText>
              </w:r>
            </w:del>
            <w:r w:rsidR="003203E9">
              <w:rPr>
                <w:rFonts w:ascii="Aptos" w:eastAsia="Aptos" w:hAnsi="Aptos" w:cs="Arial" w:hint="cs"/>
                <w:rtl/>
              </w:rPr>
              <w:t>معاملات ورقية</w:t>
            </w:r>
            <w:r w:rsidR="009014BA">
              <w:br/>
            </w:r>
            <w:r w:rsidRPr="2BC007F8">
              <w:rPr>
                <w:rFonts w:ascii="Aptos" w:eastAsia="Aptos" w:hAnsi="Aptos" w:cs="Aptos"/>
                <w:rtl/>
              </w:rPr>
              <w:t xml:space="preserve"> ✅ بدون تحويل راتب</w:t>
            </w:r>
            <w:r w:rsidR="009014BA">
              <w:br/>
            </w:r>
            <w:r w:rsidRPr="2BC007F8">
              <w:rPr>
                <w:rFonts w:ascii="Aptos" w:eastAsia="Aptos" w:hAnsi="Aptos" w:cs="Aptos"/>
                <w:rtl/>
              </w:rPr>
              <w:t xml:space="preserve"> ✅ متوافق مع الشريعة</w:t>
            </w:r>
            <w:r w:rsidR="003B1F8A">
              <w:rPr>
                <w:rFonts w:ascii="Aptos" w:eastAsia="Aptos" w:hAnsi="Aptos" w:cs="Aptos"/>
              </w:rPr>
              <w:t xml:space="preserve"> </w:t>
            </w:r>
            <w:r w:rsidRPr="2BC007F8">
              <w:rPr>
                <w:rFonts w:ascii="Aptos" w:eastAsia="Aptos" w:hAnsi="Aptos" w:cs="Aptos"/>
              </w:rPr>
              <w:t>100</w:t>
            </w:r>
            <w:r w:rsidRPr="2BC007F8">
              <w:rPr>
                <w:rFonts w:ascii="Aptos" w:eastAsia="Aptos" w:hAnsi="Aptos" w:cs="Aptos"/>
                <w:rtl/>
              </w:rPr>
              <w:t>%</w:t>
            </w:r>
          </w:p>
          <w:p w14:paraId="4EE51E5A" w14:textId="2138D0B6" w:rsidR="2BC007F8" w:rsidRDefault="2BC007F8" w:rsidP="2BC007F8">
            <w:pPr>
              <w:bidi/>
              <w:rPr>
                <w:rFonts w:ascii="Aptos" w:eastAsia="Aptos" w:hAnsi="Aptos" w:cs="Aptos"/>
              </w:rPr>
            </w:pPr>
          </w:p>
          <w:p w14:paraId="365B70F2" w14:textId="56A074AB" w:rsidR="503BF41B" w:rsidRPr="00D65A85" w:rsidRDefault="503BF41B" w:rsidP="00CD330A">
            <w:pPr>
              <w:bidi/>
              <w:rPr>
                <w:rFonts w:ascii="Aptos" w:eastAsia="Aptos" w:hAnsi="Aptos" w:cs="GE SS Two Light"/>
              </w:rPr>
            </w:pPr>
            <w:r w:rsidRPr="00D65A85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</w:tc>
      </w:tr>
      <w:tr w:rsidR="1A7FF7F6" w:rsidRPr="00D65A85" w14:paraId="71B235BD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7A1DFF84" w14:textId="18A32FFA" w:rsidR="1A7FF7F6" w:rsidRPr="00D65A85" w:rsidRDefault="4B05CB73" w:rsidP="1A7FF7F6">
            <w:pPr>
              <w:jc w:val="center"/>
              <w:rPr>
                <w:rFonts w:cs="GE SS Two Light"/>
                <w:color w:val="FFFFFF" w:themeColor="background1"/>
              </w:rPr>
            </w:pPr>
            <w:r w:rsidRPr="5364D3C9">
              <w:rPr>
                <w:rFonts w:cs="GE SS Two Light"/>
                <w:color w:val="FFFFFF" w:themeColor="background1"/>
              </w:rPr>
              <w:t>English C</w:t>
            </w:r>
            <w:r w:rsidR="78F26732" w:rsidRPr="5364D3C9">
              <w:rPr>
                <w:rFonts w:cs="GE SS Two Light"/>
                <w:color w:val="FFFFFF" w:themeColor="background1"/>
              </w:rPr>
              <w:t>opy</w:t>
            </w:r>
          </w:p>
        </w:tc>
        <w:tc>
          <w:tcPr>
            <w:tcW w:w="4508" w:type="dxa"/>
            <w:shd w:val="clear" w:color="auto" w:fill="0E2841" w:themeFill="text2"/>
          </w:tcPr>
          <w:p w14:paraId="4E86B956" w14:textId="391F7350" w:rsidR="1A7FF7F6" w:rsidRPr="00D65A85" w:rsidRDefault="4B05CB73" w:rsidP="5364D3C9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5364D3C9">
              <w:rPr>
                <w:rFonts w:cs="GE SS Two Light"/>
                <w:color w:val="FFFFFF" w:themeColor="background1"/>
              </w:rPr>
              <w:t>Arabic C</w:t>
            </w:r>
            <w:r w:rsidR="0C8A2B48" w:rsidRPr="5364D3C9">
              <w:rPr>
                <w:rFonts w:cs="GE SS Two Light"/>
                <w:color w:val="FFFFFF" w:themeColor="background1"/>
              </w:rPr>
              <w:t>opy</w:t>
            </w:r>
          </w:p>
        </w:tc>
      </w:tr>
      <w:tr w:rsidR="1A7FF7F6" w:rsidRPr="00D65A85" w14:paraId="470BE384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1A636A14" w14:textId="5D117384" w:rsidR="18C21C0D" w:rsidRDefault="18C21C0D" w:rsidP="42EFBCBD">
            <w:pPr>
              <w:spacing w:before="240" w:after="240"/>
            </w:pPr>
            <w:r w:rsidRPr="42EFBCBD">
              <w:rPr>
                <w:rFonts w:ascii="Aptos" w:eastAsia="Aptos" w:hAnsi="Aptos" w:cs="Aptos"/>
                <w:b/>
                <w:bCs/>
              </w:rPr>
              <w:t xml:space="preserve">Need </w:t>
            </w:r>
            <w:r w:rsidR="6B547B7E" w:rsidRPr="42EFBCBD">
              <w:rPr>
                <w:rFonts w:ascii="Aptos" w:eastAsia="Aptos" w:hAnsi="Aptos" w:cs="Aptos"/>
                <w:b/>
                <w:bCs/>
              </w:rPr>
              <w:t xml:space="preserve">BHD 1,000 </w:t>
            </w:r>
            <w:r w:rsidRPr="42EFBCBD">
              <w:rPr>
                <w:rFonts w:ascii="Aptos" w:eastAsia="Aptos" w:hAnsi="Aptos" w:cs="Aptos"/>
                <w:b/>
                <w:bCs/>
              </w:rPr>
              <w:t>quickly?</w:t>
            </w:r>
          </w:p>
          <w:p w14:paraId="7BD87C9C" w14:textId="40B13585" w:rsidR="18C21C0D" w:rsidRDefault="18C21C0D" w:rsidP="5364D3C9">
            <w:pPr>
              <w:spacing w:before="240" w:after="240"/>
            </w:pPr>
            <w:r w:rsidRPr="5364D3C9">
              <w:rPr>
                <w:rFonts w:ascii="Aptos" w:eastAsia="Aptos" w:hAnsi="Aptos" w:cs="Aptos"/>
              </w:rPr>
              <w:t>Get instant financing in just one step,</w:t>
            </w:r>
            <w:r>
              <w:br/>
            </w:r>
            <w:r w:rsidRPr="5364D3C9">
              <w:rPr>
                <w:rFonts w:ascii="Aptos" w:eastAsia="Aptos" w:hAnsi="Aptos" w:cs="Aptos"/>
              </w:rPr>
              <w:t xml:space="preserve"> up to </w:t>
            </w:r>
            <w:r w:rsidRPr="5364D3C9">
              <w:rPr>
                <w:rFonts w:ascii="Aptos" w:eastAsia="Aptos" w:hAnsi="Aptos" w:cs="Aptos"/>
                <w:b/>
                <w:bCs/>
              </w:rPr>
              <w:t>BHD 1,000</w:t>
            </w:r>
            <w:r w:rsidRPr="5364D3C9">
              <w:rPr>
                <w:rFonts w:ascii="Aptos" w:eastAsia="Aptos" w:hAnsi="Aptos" w:cs="Aptos"/>
              </w:rPr>
              <w:t>.</w:t>
            </w:r>
          </w:p>
          <w:p w14:paraId="4520F434" w14:textId="1503E92C" w:rsidR="18C21C0D" w:rsidRDefault="18C21C0D" w:rsidP="5364D3C9">
            <w:pPr>
              <w:spacing w:before="240" w:after="240"/>
            </w:pPr>
            <w:r w:rsidRPr="5364D3C9">
              <w:rPr>
                <w:rFonts w:ascii="Aptos" w:eastAsia="Aptos" w:hAnsi="Aptos" w:cs="Aptos"/>
              </w:rPr>
              <w:t>Download ONE App</w:t>
            </w:r>
          </w:p>
          <w:p w14:paraId="0E252451" w14:textId="519FC92F" w:rsidR="45406A25" w:rsidRPr="00D65A85" w:rsidRDefault="45406A25" w:rsidP="1A7FF7F6">
            <w:pPr>
              <w:spacing w:before="240" w:after="240"/>
              <w:rPr>
                <w:rFonts w:cs="GE SS Two Light"/>
              </w:rPr>
            </w:pPr>
            <w:r w:rsidRPr="00D65A85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  <w:p w14:paraId="715023EE" w14:textId="75F30890" w:rsidR="1A7FF7F6" w:rsidRPr="00D65A85" w:rsidRDefault="1A7FF7F6" w:rsidP="1A7FF7F6">
            <w:pPr>
              <w:rPr>
                <w:rFonts w:ascii="Aptos" w:eastAsia="Aptos" w:hAnsi="Aptos" w:cs="GE SS Two Light"/>
                <w:b/>
                <w:bCs/>
              </w:rPr>
            </w:pPr>
          </w:p>
        </w:tc>
        <w:tc>
          <w:tcPr>
            <w:tcW w:w="4508" w:type="dxa"/>
            <w:shd w:val="clear" w:color="auto" w:fill="FFFFFF" w:themeFill="background1"/>
          </w:tcPr>
          <w:p w14:paraId="2C0877CE" w14:textId="39B36591" w:rsidR="7B5F65F8" w:rsidRDefault="7B5F65F8" w:rsidP="42EFBCBD">
            <w:pPr>
              <w:bidi/>
              <w:rPr>
                <w:rFonts w:ascii="Aptos" w:eastAsia="Aptos" w:hAnsi="Aptos" w:cs="GE SS Two Light"/>
                <w:rtl/>
              </w:rPr>
            </w:pPr>
            <w:r w:rsidRPr="42EFBCBD">
              <w:rPr>
                <w:rFonts w:ascii="Aptos" w:eastAsia="Aptos" w:hAnsi="Aptos" w:cs="GE SS Two Light"/>
                <w:rtl/>
              </w:rPr>
              <w:t xml:space="preserve">تحتاج </w:t>
            </w:r>
            <w:r w:rsidR="27EBE476" w:rsidRPr="42EFBCBD">
              <w:rPr>
                <w:rFonts w:ascii="Aptos" w:eastAsia="Aptos" w:hAnsi="Aptos" w:cs="GE SS Two Light"/>
              </w:rPr>
              <w:t>1,000</w:t>
            </w:r>
            <w:r w:rsidR="27EBE476" w:rsidRPr="42EFBCBD">
              <w:rPr>
                <w:rFonts w:ascii="Aptos" w:eastAsia="Aptos" w:hAnsi="Aptos" w:cs="GE SS Two Light"/>
                <w:rtl/>
              </w:rPr>
              <w:t xml:space="preserve"> د.ب</w:t>
            </w:r>
            <w:r w:rsidRPr="42EFBCBD">
              <w:rPr>
                <w:rFonts w:ascii="Aptos" w:eastAsia="Aptos" w:hAnsi="Aptos" w:cs="GE SS Two Light"/>
                <w:rtl/>
              </w:rPr>
              <w:t xml:space="preserve"> بسرعة؟ </w:t>
            </w:r>
          </w:p>
          <w:p w14:paraId="6F672290" w14:textId="5B96E8DA" w:rsidR="7B5F65F8" w:rsidRDefault="7B5F65F8" w:rsidP="00B135DA">
            <w:pPr>
              <w:bidi/>
            </w:pPr>
            <w:r w:rsidRPr="5364D3C9">
              <w:rPr>
                <w:rFonts w:ascii="Aptos" w:eastAsia="Aptos" w:hAnsi="Aptos" w:cs="GE SS Two Light"/>
                <w:rtl/>
              </w:rPr>
              <w:t xml:space="preserve"> </w:t>
            </w:r>
          </w:p>
          <w:p w14:paraId="796F505A" w14:textId="307F3090" w:rsidR="7B5F65F8" w:rsidRDefault="00B135DA" w:rsidP="5364D3C9">
            <w:pPr>
              <w:bidi/>
            </w:pPr>
            <w:r>
              <w:rPr>
                <w:rFonts w:ascii="Aptos" w:eastAsia="Aptos" w:hAnsi="Aptos" w:cs="GE SS Two Light" w:hint="cs"/>
                <w:rtl/>
                <w:lang w:val="en-US" w:bidi="ar-BH"/>
              </w:rPr>
              <w:t>احصل على تمويل فوري</w:t>
            </w:r>
            <w:r w:rsidRPr="5364D3C9">
              <w:rPr>
                <w:rFonts w:ascii="Aptos" w:eastAsia="Aptos" w:hAnsi="Aptos" w:cs="GE SS Two Light"/>
                <w:rtl/>
              </w:rPr>
              <w:t xml:space="preserve"> </w:t>
            </w:r>
            <w:r w:rsidR="7B5F65F8" w:rsidRPr="5364D3C9">
              <w:rPr>
                <w:rFonts w:ascii="Aptos" w:eastAsia="Aptos" w:hAnsi="Aptos" w:cs="GE SS Two Light"/>
                <w:rtl/>
              </w:rPr>
              <w:t xml:space="preserve">بخطوة واحدة </w:t>
            </w:r>
          </w:p>
          <w:p w14:paraId="6D61702A" w14:textId="49DEC1CD" w:rsidR="7B5F65F8" w:rsidRDefault="7B5F65F8" w:rsidP="5364D3C9">
            <w:pPr>
              <w:bidi/>
            </w:pPr>
            <w:r w:rsidRPr="5364D3C9">
              <w:rPr>
                <w:rFonts w:ascii="Aptos" w:eastAsia="Aptos" w:hAnsi="Aptos" w:cs="GE SS Two Light"/>
                <w:rtl/>
              </w:rPr>
              <w:t xml:space="preserve">يصل إلى </w:t>
            </w:r>
            <w:r w:rsidRPr="5364D3C9">
              <w:rPr>
                <w:rFonts w:ascii="Aptos" w:eastAsia="Aptos" w:hAnsi="Aptos" w:cs="GE SS Two Light"/>
              </w:rPr>
              <w:t>1,000</w:t>
            </w:r>
            <w:r w:rsidRPr="5364D3C9">
              <w:rPr>
                <w:rFonts w:ascii="Aptos" w:eastAsia="Aptos" w:hAnsi="Aptos" w:cs="GE SS Two Light"/>
                <w:rtl/>
              </w:rPr>
              <w:t xml:space="preserve"> د.ب</w:t>
            </w:r>
          </w:p>
          <w:p w14:paraId="6D30D393" w14:textId="531246A4" w:rsidR="5364D3C9" w:rsidRDefault="5364D3C9" w:rsidP="5364D3C9">
            <w:pPr>
              <w:bidi/>
              <w:rPr>
                <w:rFonts w:ascii="Aptos" w:eastAsia="Aptos" w:hAnsi="Aptos" w:cs="GE SS Two Light"/>
                <w:rtl/>
              </w:rPr>
            </w:pPr>
          </w:p>
          <w:p w14:paraId="18699DB0" w14:textId="3D7193F9" w:rsidR="7B5F65F8" w:rsidRDefault="7B5F65F8" w:rsidP="5364D3C9">
            <w:pPr>
              <w:bidi/>
              <w:rPr>
                <w:rFonts w:ascii="Aptos" w:eastAsia="Aptos" w:hAnsi="Aptos" w:cs="GE SS Two Light"/>
                <w:rtl/>
              </w:rPr>
            </w:pPr>
            <w:r w:rsidRPr="2BC007F8">
              <w:rPr>
                <w:rFonts w:ascii="Aptos" w:eastAsia="Aptos" w:hAnsi="Aptos" w:cs="GE SS Two Light"/>
                <w:rtl/>
              </w:rPr>
              <w:t>حم</w:t>
            </w:r>
            <w:r w:rsidR="2333FF67" w:rsidRPr="2BC007F8">
              <w:rPr>
                <w:rFonts w:ascii="Aptos" w:eastAsia="Aptos" w:hAnsi="Aptos" w:cs="GE SS Two Light"/>
                <w:rtl/>
              </w:rPr>
              <w:t>ّ</w:t>
            </w:r>
            <w:r w:rsidRPr="2BC007F8">
              <w:rPr>
                <w:rFonts w:ascii="Aptos" w:eastAsia="Aptos" w:hAnsi="Aptos" w:cs="GE SS Two Light"/>
                <w:rtl/>
              </w:rPr>
              <w:t xml:space="preserve">ل تطبيق </w:t>
            </w:r>
            <w:r w:rsidRPr="2BC007F8">
              <w:rPr>
                <w:rFonts w:ascii="Aptos" w:eastAsia="Aptos" w:hAnsi="Aptos" w:cs="GE SS Two Light"/>
              </w:rPr>
              <w:t xml:space="preserve">ONE </w:t>
            </w:r>
          </w:p>
          <w:p w14:paraId="53928FA5" w14:textId="68C8D07A" w:rsidR="59B615C9" w:rsidRPr="00D65A85" w:rsidRDefault="59B615C9" w:rsidP="00D65A85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</w:p>
          <w:p w14:paraId="153EDACA" w14:textId="153B44DB" w:rsidR="45406A25" w:rsidRPr="00D65A85" w:rsidRDefault="45406A25" w:rsidP="00B135DA">
            <w:pPr>
              <w:bidi/>
              <w:rPr>
                <w:rFonts w:ascii="Aptos" w:eastAsia="Aptos" w:hAnsi="Aptos" w:cs="GE SS Two Light"/>
              </w:rPr>
            </w:pPr>
            <w:r w:rsidRPr="00D65A85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  <w:p w14:paraId="15847882" w14:textId="505056A3" w:rsidR="1A7FF7F6" w:rsidRPr="00D65A85" w:rsidRDefault="1A7FF7F6" w:rsidP="00D65A85">
            <w:pPr>
              <w:bidi/>
              <w:jc w:val="right"/>
              <w:rPr>
                <w:rFonts w:ascii="Aptos" w:eastAsia="Aptos" w:hAnsi="Aptos" w:cs="GE SS Two Light"/>
              </w:rPr>
            </w:pPr>
          </w:p>
          <w:p w14:paraId="2532B4EC" w14:textId="463B39E8" w:rsidR="1A7FF7F6" w:rsidRPr="00D65A85" w:rsidRDefault="1A7FF7F6" w:rsidP="00D65A85">
            <w:pPr>
              <w:bidi/>
              <w:jc w:val="right"/>
              <w:rPr>
                <w:rFonts w:ascii="Aptos" w:eastAsia="Aptos" w:hAnsi="Aptos" w:cs="GE SS Two Light"/>
              </w:rPr>
            </w:pPr>
          </w:p>
        </w:tc>
      </w:tr>
      <w:tr w:rsidR="5364D3C9" w14:paraId="55DFB453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4526D3F6" w14:textId="24053A2B" w:rsidR="5364D3C9" w:rsidRDefault="5364D3C9" w:rsidP="5364D3C9">
            <w:pPr>
              <w:jc w:val="center"/>
              <w:rPr>
                <w:rFonts w:cs="GE SS Two Light"/>
                <w:color w:val="FFFFFF" w:themeColor="background1"/>
              </w:rPr>
            </w:pPr>
            <w:r w:rsidRPr="5364D3C9">
              <w:rPr>
                <w:rFonts w:cs="GE SS Two Light"/>
                <w:color w:val="FFFFFF" w:themeColor="background1"/>
              </w:rPr>
              <w:t>English Caption</w:t>
            </w:r>
          </w:p>
        </w:tc>
        <w:tc>
          <w:tcPr>
            <w:tcW w:w="4508" w:type="dxa"/>
            <w:shd w:val="clear" w:color="auto" w:fill="0E2841" w:themeFill="text2"/>
          </w:tcPr>
          <w:p w14:paraId="77136CBF" w14:textId="5E5824A0" w:rsidR="5364D3C9" w:rsidRDefault="5364D3C9" w:rsidP="5364D3C9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5364D3C9">
              <w:rPr>
                <w:rFonts w:cs="GE SS Two Light"/>
                <w:color w:val="FFFFFF" w:themeColor="background1"/>
              </w:rPr>
              <w:t>Arabic Caption</w:t>
            </w:r>
          </w:p>
        </w:tc>
      </w:tr>
      <w:tr w:rsidR="5364D3C9" w14:paraId="2CAF6482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342AEFAA" w14:textId="1A76E1E7" w:rsidR="3B08D2DE" w:rsidRDefault="3B08D2DE" w:rsidP="2BC007F8">
            <w:pPr>
              <w:spacing w:before="240" w:after="240"/>
            </w:pPr>
            <w:r w:rsidRPr="2BC007F8">
              <w:rPr>
                <w:rFonts w:ascii="Aptos" w:eastAsia="Aptos" w:hAnsi="Aptos" w:cs="Aptos"/>
              </w:rPr>
              <w:lastRenderedPageBreak/>
              <w:t xml:space="preserve">When you need cash quickly, ONE </w:t>
            </w:r>
            <w:r w:rsidR="00DC0DF6">
              <w:rPr>
                <w:rFonts w:ascii="Aptos" w:eastAsia="Aptos" w:hAnsi="Aptos" w:cs="Aptos"/>
              </w:rPr>
              <w:t>A</w:t>
            </w:r>
            <w:r w:rsidRPr="2BC007F8">
              <w:rPr>
                <w:rFonts w:ascii="Aptos" w:eastAsia="Aptos" w:hAnsi="Aptos" w:cs="Aptos"/>
              </w:rPr>
              <w:t xml:space="preserve">pp provides you with instant financing up to BD 1,000 </w:t>
            </w:r>
          </w:p>
          <w:p w14:paraId="48F83FA0" w14:textId="4CA0CC3F" w:rsidR="2BC007F8" w:rsidRPr="00C46B04" w:rsidRDefault="00DC0DF6" w:rsidP="00E14FCE">
            <w:pPr>
              <w:spacing w:before="240" w:after="240"/>
            </w:pPr>
            <w:r w:rsidRPr="5364D3C9">
              <w:rPr>
                <w:rFonts w:ascii="Aptos" w:eastAsia="Aptos" w:hAnsi="Aptos" w:cs="Aptos"/>
              </w:rPr>
              <w:t>Download ONE App</w:t>
            </w:r>
          </w:p>
          <w:p w14:paraId="5E189CF3" w14:textId="396F0968" w:rsidR="5364D3C9" w:rsidRDefault="5364D3C9" w:rsidP="5364D3C9">
            <w:pPr>
              <w:spacing w:before="240" w:after="240"/>
              <w:rPr>
                <w:rFonts w:cs="GE SS Two Light"/>
              </w:rPr>
            </w:pPr>
            <w:r w:rsidRPr="5364D3C9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  <w:p w14:paraId="46A1013C" w14:textId="04AF15A4" w:rsidR="5364D3C9" w:rsidRDefault="5364D3C9" w:rsidP="5364D3C9">
            <w:pPr>
              <w:rPr>
                <w:rFonts w:ascii="Aptos" w:eastAsia="Aptos" w:hAnsi="Aptos" w:cs="GE SS Two Light"/>
              </w:rPr>
            </w:pPr>
          </w:p>
        </w:tc>
        <w:tc>
          <w:tcPr>
            <w:tcW w:w="4508" w:type="dxa"/>
            <w:shd w:val="clear" w:color="auto" w:fill="FFFFFF" w:themeFill="background1"/>
          </w:tcPr>
          <w:p w14:paraId="7EAE2089" w14:textId="418BFE0D" w:rsidR="5364D3C9" w:rsidRDefault="11202EBB" w:rsidP="2BC007F8">
            <w:pPr>
              <w:bidi/>
              <w:rPr>
                <w:rFonts w:ascii="Aptos" w:eastAsia="Aptos" w:hAnsi="Aptos" w:cs="GE SS Two Light"/>
                <w:rtl/>
              </w:rPr>
            </w:pPr>
            <w:r w:rsidRPr="2BC007F8">
              <w:rPr>
                <w:rFonts w:ascii="Aptos" w:eastAsia="Aptos" w:hAnsi="Aptos" w:cs="Aptos"/>
                <w:rtl/>
              </w:rPr>
              <w:t xml:space="preserve">لما تحتاج مبلغ نقدي بسرعة، تطبيق </w:t>
            </w:r>
            <w:r w:rsidRPr="2BC007F8">
              <w:rPr>
                <w:rFonts w:ascii="Aptos" w:eastAsia="Aptos" w:hAnsi="Aptos" w:cs="Aptos"/>
              </w:rPr>
              <w:t>ONE</w:t>
            </w:r>
            <w:r w:rsidRPr="2BC007F8">
              <w:rPr>
                <w:rFonts w:ascii="Aptos" w:eastAsia="Aptos" w:hAnsi="Aptos" w:cs="Aptos"/>
                <w:rtl/>
              </w:rPr>
              <w:t xml:space="preserve"> يوفر لك تمويل فوري يصل إلى </w:t>
            </w:r>
            <w:r w:rsidRPr="2BC007F8">
              <w:rPr>
                <w:rFonts w:ascii="Aptos" w:eastAsia="Aptos" w:hAnsi="Aptos" w:cs="Aptos"/>
              </w:rPr>
              <w:t>1,000</w:t>
            </w:r>
            <w:r w:rsidRPr="2BC007F8">
              <w:rPr>
                <w:rFonts w:ascii="Aptos" w:eastAsia="Aptos" w:hAnsi="Aptos" w:cs="Aptos"/>
                <w:rtl/>
              </w:rPr>
              <w:t xml:space="preserve"> د.ب</w:t>
            </w:r>
          </w:p>
          <w:p w14:paraId="59949BCC" w14:textId="3976F296" w:rsidR="5364D3C9" w:rsidRDefault="5364D3C9" w:rsidP="2BC007F8">
            <w:pPr>
              <w:bidi/>
              <w:rPr>
                <w:rFonts w:ascii="Aptos" w:eastAsia="Aptos" w:hAnsi="Aptos" w:cs="GE SS Two Light"/>
                <w:rtl/>
              </w:rPr>
            </w:pPr>
            <w:r>
              <w:br/>
            </w:r>
            <w:r w:rsidR="5CA202F4" w:rsidRPr="2BC007F8">
              <w:rPr>
                <w:rFonts w:ascii="Aptos" w:eastAsia="Aptos" w:hAnsi="Aptos" w:cs="GE SS Two Light"/>
                <w:rtl/>
              </w:rPr>
              <w:t xml:space="preserve">حمّل تطبيق </w:t>
            </w:r>
            <w:r w:rsidR="5CA202F4" w:rsidRPr="2BC007F8">
              <w:rPr>
                <w:rFonts w:ascii="Aptos" w:eastAsia="Aptos" w:hAnsi="Aptos" w:cs="GE SS Two Light"/>
              </w:rPr>
              <w:t>ONE</w:t>
            </w:r>
          </w:p>
          <w:p w14:paraId="4F6AF80A" w14:textId="30DA06E3" w:rsidR="5364D3C9" w:rsidRDefault="5364D3C9" w:rsidP="2BC007F8">
            <w:pPr>
              <w:bidi/>
              <w:rPr>
                <w:rFonts w:ascii="Aptos" w:eastAsia="Aptos" w:hAnsi="Aptos" w:cs="Aptos"/>
              </w:rPr>
            </w:pPr>
          </w:p>
          <w:p w14:paraId="694A183A" w14:textId="6C3BE0E3" w:rsidR="2BC007F8" w:rsidRDefault="2BC007F8" w:rsidP="2BC007F8">
            <w:pPr>
              <w:bidi/>
              <w:rPr>
                <w:rFonts w:ascii="Aptos" w:eastAsia="Aptos" w:hAnsi="Aptos" w:cs="Aptos"/>
              </w:rPr>
            </w:pPr>
          </w:p>
          <w:p w14:paraId="5285901B" w14:textId="56A074AB" w:rsidR="5364D3C9" w:rsidRDefault="5364D3C9" w:rsidP="5364D3C9">
            <w:pPr>
              <w:bidi/>
              <w:rPr>
                <w:rFonts w:ascii="Aptos" w:eastAsia="Aptos" w:hAnsi="Aptos" w:cs="GE SS Two Light"/>
              </w:rPr>
            </w:pPr>
            <w:r w:rsidRPr="5364D3C9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</w:tc>
      </w:tr>
      <w:tr w:rsidR="5364D3C9" w14:paraId="06698649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59D13C3A" w14:textId="18A32FFA" w:rsidR="5364D3C9" w:rsidRDefault="5364D3C9" w:rsidP="5364D3C9">
            <w:pPr>
              <w:jc w:val="center"/>
              <w:rPr>
                <w:rFonts w:cs="GE SS Two Light"/>
                <w:color w:val="FFFFFF" w:themeColor="background1"/>
              </w:rPr>
            </w:pPr>
            <w:r w:rsidRPr="5364D3C9">
              <w:rPr>
                <w:rFonts w:cs="GE SS Two Light"/>
                <w:color w:val="FFFFFF" w:themeColor="background1"/>
              </w:rPr>
              <w:t>English Copy</w:t>
            </w:r>
          </w:p>
        </w:tc>
        <w:tc>
          <w:tcPr>
            <w:tcW w:w="4508" w:type="dxa"/>
            <w:shd w:val="clear" w:color="auto" w:fill="0E2841" w:themeFill="text2"/>
          </w:tcPr>
          <w:p w14:paraId="1C52E46A" w14:textId="391F7350" w:rsidR="5364D3C9" w:rsidRDefault="5364D3C9" w:rsidP="5364D3C9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5364D3C9">
              <w:rPr>
                <w:rFonts w:cs="GE SS Two Light"/>
                <w:color w:val="FFFFFF" w:themeColor="background1"/>
              </w:rPr>
              <w:t>Arabic Copy</w:t>
            </w:r>
          </w:p>
        </w:tc>
      </w:tr>
      <w:tr w:rsidR="5364D3C9" w14:paraId="0CA7BE83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71C54BBF" w14:textId="4BC3DE99" w:rsidR="75D82E4D" w:rsidRDefault="75D82E4D" w:rsidP="5E57D3DC">
            <w:pPr>
              <w:spacing w:before="240" w:after="240"/>
            </w:pPr>
            <w:r w:rsidRPr="5E57D3DC">
              <w:rPr>
                <w:rFonts w:ascii="Aptos" w:eastAsia="Aptos" w:hAnsi="Aptos" w:cs="Aptos"/>
              </w:rPr>
              <w:t xml:space="preserve">Instant </w:t>
            </w:r>
            <w:r w:rsidR="69D5714F" w:rsidRPr="5E57D3DC">
              <w:rPr>
                <w:rFonts w:ascii="Aptos" w:eastAsia="Aptos" w:hAnsi="Aptos" w:cs="Aptos"/>
              </w:rPr>
              <w:t>Finance Requirements:</w:t>
            </w:r>
            <w:r>
              <w:br/>
            </w:r>
            <w:r w:rsidR="69D5714F" w:rsidRPr="5E57D3DC">
              <w:rPr>
                <w:rFonts w:ascii="Aptos" w:eastAsia="Aptos" w:hAnsi="Aptos" w:cs="Aptos"/>
              </w:rPr>
              <w:t xml:space="preserve"> Age: 21+</w:t>
            </w:r>
            <w:r>
              <w:br/>
            </w:r>
            <w:r w:rsidR="69D5714F" w:rsidRPr="5E57D3DC">
              <w:rPr>
                <w:rFonts w:ascii="Aptos" w:eastAsia="Aptos" w:hAnsi="Aptos" w:cs="Aptos"/>
              </w:rPr>
              <w:t xml:space="preserve"> Minimum Salary: BD </w:t>
            </w:r>
            <w:r w:rsidR="009102BC">
              <w:rPr>
                <w:rFonts w:ascii="Aptos" w:eastAsia="Aptos" w:hAnsi="Aptos" w:cs="Aptos"/>
              </w:rPr>
              <w:t>250</w:t>
            </w:r>
            <w:r>
              <w:br/>
            </w:r>
            <w:r w:rsidR="69D5714F" w:rsidRPr="5E57D3DC">
              <w:rPr>
                <w:rFonts w:ascii="Aptos" w:eastAsia="Aptos" w:hAnsi="Aptos" w:cs="Aptos"/>
              </w:rPr>
              <w:t xml:space="preserve"> Linked Salary Account in ONE App</w:t>
            </w:r>
            <w:r>
              <w:br/>
            </w:r>
            <w:r w:rsidR="69D5714F" w:rsidRPr="5E57D3DC">
              <w:rPr>
                <w:rFonts w:ascii="Aptos" w:eastAsia="Aptos" w:hAnsi="Aptos" w:cs="Aptos"/>
              </w:rPr>
              <w:t xml:space="preserve"> No paperwork. No salary transfer.</w:t>
            </w:r>
          </w:p>
          <w:p w14:paraId="329E685B" w14:textId="12AB60AD" w:rsidR="693083AF" w:rsidRDefault="693083AF" w:rsidP="5E57D3DC">
            <w:pPr>
              <w:spacing w:before="240" w:after="240"/>
              <w:rPr>
                <w:rFonts w:ascii="Aptos" w:eastAsia="Aptos" w:hAnsi="Aptos" w:cs="Aptos"/>
              </w:rPr>
            </w:pPr>
            <w:r w:rsidRPr="5E57D3DC">
              <w:rPr>
                <w:rFonts w:ascii="Aptos" w:eastAsia="Aptos" w:hAnsi="Aptos" w:cs="Aptos"/>
              </w:rPr>
              <w:t xml:space="preserve">Apply now via ONE App </w:t>
            </w:r>
          </w:p>
          <w:p w14:paraId="731F220F" w14:textId="519FC92F" w:rsidR="5364D3C9" w:rsidRDefault="5364D3C9" w:rsidP="5364D3C9">
            <w:pPr>
              <w:spacing w:before="240" w:after="240"/>
              <w:rPr>
                <w:rFonts w:cs="GE SS Two Light"/>
              </w:rPr>
            </w:pPr>
            <w:r w:rsidRPr="5364D3C9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  <w:p w14:paraId="7FD653F4" w14:textId="75F30890" w:rsidR="5364D3C9" w:rsidRDefault="5364D3C9" w:rsidP="5364D3C9">
            <w:pPr>
              <w:rPr>
                <w:rFonts w:ascii="Aptos" w:eastAsia="Aptos" w:hAnsi="Aptos" w:cs="GE SS Two Light"/>
                <w:b/>
                <w:bCs/>
              </w:rPr>
            </w:pPr>
          </w:p>
        </w:tc>
        <w:tc>
          <w:tcPr>
            <w:tcW w:w="4508" w:type="dxa"/>
            <w:shd w:val="clear" w:color="auto" w:fill="FFFFFF" w:themeFill="background1"/>
          </w:tcPr>
          <w:p w14:paraId="4E643A4C" w14:textId="0249C368" w:rsidR="4BBFB712" w:rsidRDefault="4BBFB712" w:rsidP="5E57D3DC">
            <w:pPr>
              <w:bidi/>
              <w:jc w:val="both"/>
            </w:pPr>
            <w:r w:rsidRPr="5E57D3DC">
              <w:rPr>
                <w:rFonts w:ascii="GE SS Two Light" w:eastAsia="GE SS Two Light" w:hAnsi="GE SS Two Light" w:cs="GE SS Two Light"/>
                <w:b/>
                <w:bCs/>
                <w:rtl/>
              </w:rPr>
              <w:t>متطلبات التمويل ال</w:t>
            </w:r>
            <w:r w:rsidR="414064A4" w:rsidRPr="5E57D3DC">
              <w:rPr>
                <w:rFonts w:ascii="GE SS Two Light" w:eastAsia="GE SS Two Light" w:hAnsi="GE SS Two Light" w:cs="GE SS Two Light"/>
                <w:b/>
                <w:bCs/>
                <w:rtl/>
              </w:rPr>
              <w:t>فوري</w:t>
            </w:r>
            <w:r w:rsidRPr="5E57D3DC">
              <w:rPr>
                <w:rFonts w:ascii="GE SS Two Light" w:eastAsia="GE SS Two Light" w:hAnsi="GE SS Two Light" w:cs="GE SS Two Light"/>
                <w:b/>
                <w:bCs/>
                <w:rtl/>
              </w:rPr>
              <w:t>:</w:t>
            </w:r>
            <w:r>
              <w:br/>
            </w:r>
            <w:r w:rsidRPr="5E57D3DC">
              <w:rPr>
                <w:rFonts w:ascii="GE SS Two Light" w:eastAsia="GE SS Two Light" w:hAnsi="GE SS Two Light" w:cs="GE SS Two Light"/>
                <w:rtl/>
              </w:rPr>
              <w:t xml:space="preserve"> العمر: </w:t>
            </w:r>
            <w:r w:rsidRPr="5E57D3DC">
              <w:rPr>
                <w:rFonts w:ascii="GE SS Two Light" w:eastAsia="GE SS Two Light" w:hAnsi="GE SS Two Light" w:cs="GE SS Two Light"/>
              </w:rPr>
              <w:t>21</w:t>
            </w:r>
            <w:r w:rsidRPr="5E57D3DC">
              <w:rPr>
                <w:rFonts w:ascii="GE SS Two Light" w:eastAsia="GE SS Two Light" w:hAnsi="GE SS Two Light" w:cs="GE SS Two Light"/>
                <w:rtl/>
              </w:rPr>
              <w:t>+</w:t>
            </w:r>
            <w:r>
              <w:br/>
            </w:r>
            <w:r w:rsidRPr="5E57D3DC">
              <w:rPr>
                <w:rFonts w:ascii="GE SS Two Light" w:eastAsia="GE SS Two Light" w:hAnsi="GE SS Two Light" w:cs="GE SS Two Light"/>
                <w:rtl/>
              </w:rPr>
              <w:t xml:space="preserve"> الراتب الأدنى: </w:t>
            </w:r>
            <w:r w:rsidR="009102BC">
              <w:rPr>
                <w:rFonts w:ascii="GE SS Two Light" w:eastAsia="GE SS Two Light" w:hAnsi="GE SS Two Light" w:cs="GE SS Two Light"/>
              </w:rPr>
              <w:t>250</w:t>
            </w:r>
            <w:r w:rsidR="009102BC" w:rsidRPr="5E57D3DC">
              <w:rPr>
                <w:rFonts w:ascii="GE SS Two Light" w:eastAsia="GE SS Two Light" w:hAnsi="GE SS Two Light" w:cs="GE SS Two Light"/>
                <w:rtl/>
              </w:rPr>
              <w:t xml:space="preserve"> </w:t>
            </w:r>
            <w:r w:rsidRPr="5E57D3DC">
              <w:rPr>
                <w:rFonts w:ascii="GE SS Two Light" w:eastAsia="GE SS Two Light" w:hAnsi="GE SS Two Light" w:cs="GE SS Two Light"/>
                <w:rtl/>
              </w:rPr>
              <w:t>د.ب</w:t>
            </w:r>
            <w:r>
              <w:br/>
            </w:r>
            <w:r w:rsidRPr="5E57D3DC">
              <w:rPr>
                <w:rFonts w:ascii="GE SS Two Light" w:eastAsia="GE SS Two Light" w:hAnsi="GE SS Two Light" w:cs="GE SS Two Light"/>
                <w:rtl/>
              </w:rPr>
              <w:t xml:space="preserve"> ربط حساب الراتب في تطبيق </w:t>
            </w:r>
            <w:r w:rsidRPr="5E57D3DC">
              <w:rPr>
                <w:rFonts w:ascii="GE SS Two Light" w:eastAsia="GE SS Two Light" w:hAnsi="GE SS Two Light" w:cs="GE SS Two Light"/>
              </w:rPr>
              <w:t>ONE</w:t>
            </w:r>
            <w:r>
              <w:br/>
            </w:r>
            <w:r w:rsidRPr="5E57D3DC">
              <w:rPr>
                <w:rFonts w:ascii="GE SS Two Light" w:eastAsia="GE SS Two Light" w:hAnsi="GE SS Two Light" w:cs="GE SS Two Light"/>
                <w:rtl/>
              </w:rPr>
              <w:t xml:space="preserve"> بدون معاملات ورقية. بدون تحويل راتب.</w:t>
            </w:r>
          </w:p>
          <w:p w14:paraId="56876BC9" w14:textId="531246A4" w:rsidR="5364D3C9" w:rsidRDefault="5364D3C9" w:rsidP="5E57D3DC">
            <w:pPr>
              <w:bidi/>
              <w:jc w:val="both"/>
              <w:rPr>
                <w:rFonts w:ascii="Aptos" w:eastAsia="Aptos" w:hAnsi="Aptos" w:cs="GE SS Two Light"/>
                <w:rtl/>
              </w:rPr>
            </w:pPr>
          </w:p>
          <w:p w14:paraId="2B741B6F" w14:textId="50363E74" w:rsidR="0E6CBF0C" w:rsidRDefault="0E6CBF0C" w:rsidP="5E57D3DC">
            <w:pPr>
              <w:bidi/>
              <w:jc w:val="both"/>
              <w:rPr>
                <w:rFonts w:ascii="Aptos" w:eastAsia="Aptos" w:hAnsi="Aptos" w:cs="GE SS Two Light"/>
                <w:rtl/>
              </w:rPr>
            </w:pPr>
            <w:r w:rsidRPr="5E57D3DC">
              <w:rPr>
                <w:rFonts w:ascii="Aptos" w:eastAsia="Aptos" w:hAnsi="Aptos" w:cs="GE SS Two Light"/>
                <w:rtl/>
              </w:rPr>
              <w:t xml:space="preserve">تقدم بطلبك الآن عبر تطبيق </w:t>
            </w:r>
            <w:r w:rsidRPr="5E57D3DC">
              <w:rPr>
                <w:rFonts w:ascii="Aptos" w:eastAsia="Aptos" w:hAnsi="Aptos" w:cs="GE SS Two Light"/>
              </w:rPr>
              <w:t xml:space="preserve">ONE </w:t>
            </w:r>
          </w:p>
          <w:p w14:paraId="3B47377A" w14:textId="68C8D07A" w:rsidR="5364D3C9" w:rsidRDefault="5364D3C9" w:rsidP="5E57D3DC">
            <w:pPr>
              <w:bidi/>
              <w:jc w:val="both"/>
              <w:rPr>
                <w:rFonts w:ascii="Aptos" w:eastAsia="Aptos" w:hAnsi="Aptos" w:cs="GE SS Two Light"/>
                <w:rtl/>
              </w:rPr>
            </w:pPr>
          </w:p>
          <w:p w14:paraId="5452DE05" w14:textId="153B44DB" w:rsidR="5364D3C9" w:rsidRDefault="5B948F69" w:rsidP="5E57D3DC">
            <w:pPr>
              <w:bidi/>
              <w:jc w:val="both"/>
              <w:rPr>
                <w:rFonts w:ascii="Aptos" w:eastAsia="Aptos" w:hAnsi="Aptos" w:cs="GE SS Two Light"/>
              </w:rPr>
            </w:pPr>
            <w:r w:rsidRPr="5E57D3DC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  <w:p w14:paraId="18437AB0" w14:textId="505056A3" w:rsidR="5364D3C9" w:rsidRDefault="5364D3C9" w:rsidP="5E57D3DC">
            <w:pPr>
              <w:bidi/>
              <w:jc w:val="both"/>
              <w:rPr>
                <w:rFonts w:ascii="Aptos" w:eastAsia="Aptos" w:hAnsi="Aptos" w:cs="GE SS Two Light"/>
              </w:rPr>
            </w:pPr>
          </w:p>
          <w:p w14:paraId="688D5707" w14:textId="463B39E8" w:rsidR="5364D3C9" w:rsidRDefault="5364D3C9" w:rsidP="5E57D3DC">
            <w:pPr>
              <w:bidi/>
              <w:jc w:val="both"/>
              <w:rPr>
                <w:rFonts w:ascii="Aptos" w:eastAsia="Aptos" w:hAnsi="Aptos" w:cs="GE SS Two Light"/>
              </w:rPr>
            </w:pPr>
          </w:p>
        </w:tc>
      </w:tr>
      <w:tr w:rsidR="5364D3C9" w14:paraId="312FFBB0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57761EC4" w14:textId="24053A2B" w:rsidR="5364D3C9" w:rsidRDefault="5364D3C9" w:rsidP="5364D3C9">
            <w:pPr>
              <w:jc w:val="center"/>
              <w:rPr>
                <w:rFonts w:cs="GE SS Two Light"/>
                <w:color w:val="FFFFFF" w:themeColor="background1"/>
              </w:rPr>
            </w:pPr>
            <w:r w:rsidRPr="5364D3C9">
              <w:rPr>
                <w:rFonts w:cs="GE SS Two Light"/>
                <w:color w:val="FFFFFF" w:themeColor="background1"/>
              </w:rPr>
              <w:t>English Caption</w:t>
            </w:r>
          </w:p>
        </w:tc>
        <w:tc>
          <w:tcPr>
            <w:tcW w:w="4508" w:type="dxa"/>
            <w:shd w:val="clear" w:color="auto" w:fill="0E2841" w:themeFill="text2"/>
          </w:tcPr>
          <w:p w14:paraId="67082DDB" w14:textId="5E5824A0" w:rsidR="5364D3C9" w:rsidRDefault="5364D3C9" w:rsidP="5364D3C9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5364D3C9">
              <w:rPr>
                <w:rFonts w:cs="GE SS Two Light"/>
                <w:color w:val="FFFFFF" w:themeColor="background1"/>
              </w:rPr>
              <w:t>Arabic Caption</w:t>
            </w:r>
          </w:p>
        </w:tc>
      </w:tr>
      <w:tr w:rsidR="5364D3C9" w14:paraId="2FF516AA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496C8D34" w14:textId="0897195C" w:rsidR="2DE8B6D7" w:rsidRDefault="2DE8B6D7" w:rsidP="2BC007F8">
            <w:pPr>
              <w:spacing w:before="240" w:after="240"/>
            </w:pPr>
            <w:r w:rsidRPr="2BC007F8">
              <w:rPr>
                <w:rFonts w:ascii="Aptos" w:eastAsia="Aptos" w:hAnsi="Aptos" w:cs="Aptos"/>
              </w:rPr>
              <w:t>Need instant financing?</w:t>
            </w:r>
            <w:r>
              <w:br/>
            </w:r>
            <w:r w:rsidRPr="2BC007F8">
              <w:rPr>
                <w:rFonts w:ascii="Aptos" w:eastAsia="Aptos" w:hAnsi="Aptos" w:cs="Aptos"/>
              </w:rPr>
              <w:t xml:space="preserve"> The requirements are simple:</w:t>
            </w:r>
          </w:p>
          <w:p w14:paraId="49CF0DBA" w14:textId="4844D4D7" w:rsidR="2DE8B6D7" w:rsidRDefault="2DE8B6D7" w:rsidP="2BC007F8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</w:rPr>
              <w:t>Age: 21+</w:t>
            </w:r>
          </w:p>
          <w:p w14:paraId="0B670F9E" w14:textId="62DA2BA5" w:rsidR="2DE8B6D7" w:rsidRDefault="2DE8B6D7" w:rsidP="2BC007F8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</w:rPr>
              <w:t xml:space="preserve">Minimum salary: BD </w:t>
            </w:r>
            <w:r w:rsidR="009102BC">
              <w:rPr>
                <w:rFonts w:ascii="Aptos" w:eastAsia="Aptos" w:hAnsi="Aptos" w:cs="Aptos"/>
              </w:rPr>
              <w:t>250</w:t>
            </w:r>
          </w:p>
          <w:p w14:paraId="1BD18A0B" w14:textId="302D494F" w:rsidR="2DE8B6D7" w:rsidRDefault="2DE8B6D7" w:rsidP="2BC007F8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</w:rPr>
              <w:t>Link your salary account to ONE app</w:t>
            </w:r>
          </w:p>
          <w:p w14:paraId="2638CE08" w14:textId="6A6A20FD" w:rsidR="2DE8B6D7" w:rsidRDefault="2DE8B6D7" w:rsidP="2BC007F8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</w:rPr>
              <w:t>No paperwork, no salary transfer</w:t>
            </w:r>
          </w:p>
          <w:p w14:paraId="402D6CAB" w14:textId="023472E4" w:rsidR="0E5ABDAF" w:rsidRDefault="0E5ABDAF" w:rsidP="2BC007F8">
            <w:pPr>
              <w:spacing w:before="240" w:after="240"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</w:rPr>
              <w:t>Apply now via ONE App</w:t>
            </w:r>
          </w:p>
          <w:p w14:paraId="37687F90" w14:textId="396F0968" w:rsidR="5364D3C9" w:rsidRDefault="5364D3C9" w:rsidP="5364D3C9">
            <w:pPr>
              <w:spacing w:before="240" w:after="240"/>
              <w:rPr>
                <w:rFonts w:cs="GE SS Two Light"/>
              </w:rPr>
            </w:pPr>
            <w:r w:rsidRPr="5364D3C9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  <w:p w14:paraId="128F3BAF" w14:textId="04AF15A4" w:rsidR="5364D3C9" w:rsidRDefault="5364D3C9" w:rsidP="5364D3C9">
            <w:pPr>
              <w:rPr>
                <w:rFonts w:ascii="Aptos" w:eastAsia="Aptos" w:hAnsi="Aptos" w:cs="GE SS Two Light"/>
              </w:rPr>
            </w:pPr>
          </w:p>
        </w:tc>
        <w:tc>
          <w:tcPr>
            <w:tcW w:w="4508" w:type="dxa"/>
            <w:shd w:val="clear" w:color="auto" w:fill="FFFFFF" w:themeFill="background1"/>
          </w:tcPr>
          <w:p w14:paraId="4FC572DD" w14:textId="2146DD5D" w:rsidR="4D040F8C" w:rsidRDefault="4D040F8C" w:rsidP="5340A12C">
            <w:pPr>
              <w:jc w:val="right"/>
              <w:rPr>
                <w:rFonts w:ascii="Aptos" w:eastAsia="Aptos" w:hAnsi="Aptos" w:cs="GE SS Two Light"/>
              </w:rPr>
            </w:pPr>
            <w:r w:rsidRPr="5340A12C">
              <w:rPr>
                <w:rFonts w:ascii="Aptos" w:eastAsia="Aptos" w:hAnsi="Aptos" w:cs="Aptos"/>
                <w:rtl/>
              </w:rPr>
              <w:t>محتاج تمويل فوري؟</w:t>
            </w:r>
            <w:r>
              <w:br/>
            </w:r>
            <w:r w:rsidRPr="5340A12C">
              <w:rPr>
                <w:rFonts w:ascii="Aptos" w:eastAsia="Aptos" w:hAnsi="Aptos" w:cs="Aptos"/>
                <w:rtl/>
              </w:rPr>
              <w:t xml:space="preserve"> الشرط بسيط</w:t>
            </w:r>
            <w:r w:rsidRPr="5340A12C">
              <w:rPr>
                <w:rFonts w:ascii="Aptos" w:eastAsia="Aptos" w:hAnsi="Aptos" w:cs="Aptos"/>
              </w:rPr>
              <w:t>:</w:t>
            </w:r>
          </w:p>
          <w:p w14:paraId="3D1E7F9A" w14:textId="195CDA64" w:rsidR="4D040F8C" w:rsidRDefault="4D040F8C" w:rsidP="2BC007F8">
            <w:pPr>
              <w:pStyle w:val="ListParagraph"/>
              <w:numPr>
                <w:ilvl w:val="0"/>
                <w:numId w:val="5"/>
              </w:numPr>
              <w:bidi/>
              <w:spacing w:before="240" w:after="240"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  <w:rtl/>
              </w:rPr>
              <w:t xml:space="preserve">العمر: </w:t>
            </w:r>
            <w:r w:rsidRPr="2BC007F8">
              <w:rPr>
                <w:rFonts w:ascii="Aptos" w:eastAsia="Aptos" w:hAnsi="Aptos" w:cs="Aptos"/>
              </w:rPr>
              <w:t>21</w:t>
            </w:r>
            <w:r w:rsidRPr="2BC007F8">
              <w:rPr>
                <w:rFonts w:ascii="Aptos" w:eastAsia="Aptos" w:hAnsi="Aptos" w:cs="Aptos"/>
                <w:rtl/>
              </w:rPr>
              <w:t>+</w:t>
            </w:r>
          </w:p>
          <w:p w14:paraId="2E6872E3" w14:textId="51F59114" w:rsidR="4D040F8C" w:rsidRDefault="4D040F8C" w:rsidP="2BC007F8">
            <w:pPr>
              <w:pStyle w:val="ListParagraph"/>
              <w:numPr>
                <w:ilvl w:val="0"/>
                <w:numId w:val="5"/>
              </w:numPr>
              <w:bidi/>
              <w:spacing w:before="240" w:after="240"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  <w:rtl/>
              </w:rPr>
              <w:t xml:space="preserve">الراتب الأدنى: </w:t>
            </w:r>
            <w:r w:rsidR="009102BC">
              <w:rPr>
                <w:rFonts w:ascii="Aptos" w:eastAsia="Aptos" w:hAnsi="Aptos" w:cs="Aptos"/>
              </w:rPr>
              <w:t>250</w:t>
            </w:r>
            <w:r w:rsidR="009102BC" w:rsidRPr="2BC007F8">
              <w:rPr>
                <w:rFonts w:ascii="Aptos" w:eastAsia="Aptos" w:hAnsi="Aptos" w:cs="Aptos"/>
                <w:rtl/>
              </w:rPr>
              <w:t xml:space="preserve"> </w:t>
            </w:r>
            <w:r w:rsidRPr="2BC007F8">
              <w:rPr>
                <w:rFonts w:ascii="Aptos" w:eastAsia="Aptos" w:hAnsi="Aptos" w:cs="Aptos"/>
                <w:rtl/>
              </w:rPr>
              <w:t>د.ب</w:t>
            </w:r>
          </w:p>
          <w:p w14:paraId="2260A599" w14:textId="39E81F11" w:rsidR="4D040F8C" w:rsidRDefault="4D040F8C" w:rsidP="2BC007F8">
            <w:pPr>
              <w:pStyle w:val="ListParagraph"/>
              <w:numPr>
                <w:ilvl w:val="0"/>
                <w:numId w:val="5"/>
              </w:numPr>
              <w:bidi/>
              <w:spacing w:before="240" w:after="240"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  <w:rtl/>
              </w:rPr>
              <w:t xml:space="preserve">ربط حساب الراتب في تطبيق </w:t>
            </w:r>
            <w:r w:rsidRPr="2BC007F8">
              <w:rPr>
                <w:rFonts w:ascii="Aptos" w:eastAsia="Aptos" w:hAnsi="Aptos" w:cs="Aptos"/>
              </w:rPr>
              <w:t>ONE</w:t>
            </w:r>
          </w:p>
          <w:p w14:paraId="0C729C18" w14:textId="671491B9" w:rsidR="4D040F8C" w:rsidRDefault="4D040F8C" w:rsidP="2BC007F8">
            <w:pPr>
              <w:pStyle w:val="ListParagraph"/>
              <w:numPr>
                <w:ilvl w:val="0"/>
                <w:numId w:val="5"/>
              </w:numPr>
              <w:bidi/>
              <w:spacing w:before="240" w:after="240"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  <w:rtl/>
              </w:rPr>
              <w:t>بدون معاملات ورقية وبدون تحويل راتب</w:t>
            </w:r>
          </w:p>
          <w:p w14:paraId="2E266A26" w14:textId="3D9CACC1" w:rsidR="4D040F8C" w:rsidRDefault="4D040F8C" w:rsidP="2BC007F8">
            <w:pPr>
              <w:bidi/>
              <w:jc w:val="both"/>
              <w:rPr>
                <w:rFonts w:ascii="Aptos" w:eastAsia="Aptos" w:hAnsi="Aptos" w:cs="GE SS Two Light"/>
                <w:rtl/>
              </w:rPr>
            </w:pPr>
            <w:r w:rsidRPr="2BC007F8">
              <w:rPr>
                <w:rFonts w:ascii="Aptos" w:eastAsia="Aptos" w:hAnsi="Aptos" w:cs="GE SS Two Light"/>
                <w:rtl/>
              </w:rPr>
              <w:t xml:space="preserve">تقدم بطلبك الآن عبر تطبيق </w:t>
            </w:r>
            <w:r w:rsidRPr="2BC007F8">
              <w:rPr>
                <w:rFonts w:ascii="Aptos" w:eastAsia="Aptos" w:hAnsi="Aptos" w:cs="GE SS Two Light"/>
              </w:rPr>
              <w:t>ONE</w:t>
            </w:r>
          </w:p>
          <w:p w14:paraId="141F842A" w14:textId="5C8AB17A" w:rsidR="2BC007F8" w:rsidRDefault="2BC007F8" w:rsidP="2BC007F8">
            <w:pPr>
              <w:bidi/>
              <w:rPr>
                <w:rFonts w:ascii="Aptos" w:eastAsia="Aptos" w:hAnsi="Aptos" w:cs="GE SS Two Light"/>
              </w:rPr>
            </w:pPr>
          </w:p>
          <w:p w14:paraId="764EB625" w14:textId="56A074AB" w:rsidR="5364D3C9" w:rsidRDefault="5364D3C9" w:rsidP="5364D3C9">
            <w:pPr>
              <w:bidi/>
              <w:rPr>
                <w:rFonts w:ascii="Aptos" w:eastAsia="Aptos" w:hAnsi="Aptos" w:cs="GE SS Two Light"/>
              </w:rPr>
            </w:pPr>
            <w:r w:rsidRPr="5364D3C9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</w:tc>
      </w:tr>
      <w:tr w:rsidR="5E57D3DC" w14:paraId="07ECBFAB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614C84D4" w14:textId="18A32FFA" w:rsidR="5E57D3DC" w:rsidRDefault="5E57D3DC" w:rsidP="5E57D3DC">
            <w:pPr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English Copy</w:t>
            </w:r>
          </w:p>
        </w:tc>
        <w:tc>
          <w:tcPr>
            <w:tcW w:w="4508" w:type="dxa"/>
            <w:shd w:val="clear" w:color="auto" w:fill="0E2841" w:themeFill="text2"/>
          </w:tcPr>
          <w:p w14:paraId="78C65DC0" w14:textId="391F7350" w:rsidR="5E57D3DC" w:rsidRDefault="5E57D3DC" w:rsidP="5E57D3DC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Arabic Copy</w:t>
            </w:r>
          </w:p>
        </w:tc>
      </w:tr>
      <w:tr w:rsidR="5E57D3DC" w14:paraId="050A28CF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5072FEF0" w14:textId="2F043BBA" w:rsidR="135D06C0" w:rsidRDefault="5E4E6C99" w:rsidP="42EFBCBD">
            <w:pPr>
              <w:spacing w:before="240" w:after="240"/>
              <w:rPr>
                <w:rFonts w:ascii="Aptos" w:eastAsia="Aptos" w:hAnsi="Aptos" w:cs="Aptos"/>
              </w:rPr>
            </w:pPr>
            <w:r w:rsidRPr="42EFBCBD">
              <w:rPr>
                <w:rFonts w:ascii="Aptos" w:eastAsia="Aptos" w:hAnsi="Aptos" w:cs="Aptos"/>
              </w:rPr>
              <w:t xml:space="preserve">Instant and quick financing for residents! </w:t>
            </w:r>
            <w:r w:rsidR="135D06C0">
              <w:br/>
            </w:r>
            <w:r w:rsidR="135D06C0" w:rsidRPr="42EFBCBD">
              <w:rPr>
                <w:rFonts w:ascii="Aptos" w:eastAsia="Aptos" w:hAnsi="Aptos" w:cs="Aptos"/>
              </w:rPr>
              <w:t xml:space="preserve"> Get f</w:t>
            </w:r>
            <w:r w:rsidR="79C74744" w:rsidRPr="42EFBCBD">
              <w:rPr>
                <w:rFonts w:ascii="Aptos" w:eastAsia="Aptos" w:hAnsi="Aptos" w:cs="Aptos"/>
              </w:rPr>
              <w:t>inance</w:t>
            </w:r>
            <w:r w:rsidR="135D06C0" w:rsidRPr="42EFBCBD">
              <w:rPr>
                <w:rFonts w:ascii="Aptos" w:eastAsia="Aptos" w:hAnsi="Aptos" w:cs="Aptos"/>
                <w:b/>
                <w:bCs/>
              </w:rPr>
              <w:t xml:space="preserve"> up to BD 1,000</w:t>
            </w:r>
            <w:r w:rsidR="135D06C0">
              <w:br/>
            </w:r>
            <w:r w:rsidR="135D06C0" w:rsidRPr="42EFBCBD">
              <w:rPr>
                <w:rFonts w:ascii="Aptos" w:eastAsia="Aptos" w:hAnsi="Aptos" w:cs="Aptos"/>
              </w:rPr>
              <w:t xml:space="preserve"> ✅ Flexible repayments</w:t>
            </w:r>
            <w:r w:rsidR="135D06C0">
              <w:br/>
            </w:r>
            <w:r w:rsidR="135D06C0" w:rsidRPr="42EFBCBD">
              <w:rPr>
                <w:rFonts w:ascii="Aptos" w:eastAsia="Aptos" w:hAnsi="Aptos" w:cs="Aptos"/>
              </w:rPr>
              <w:t xml:space="preserve"> ✅ Instant approval, no paperwork</w:t>
            </w:r>
            <w:r w:rsidR="135D06C0">
              <w:br/>
            </w:r>
            <w:r w:rsidR="135D06C0" w:rsidRPr="42EFBCBD">
              <w:rPr>
                <w:rFonts w:ascii="Aptos" w:eastAsia="Aptos" w:hAnsi="Aptos" w:cs="Aptos"/>
              </w:rPr>
              <w:t xml:space="preserve"> ✅ No salary transfer required</w:t>
            </w:r>
          </w:p>
          <w:p w14:paraId="579A03AE" w14:textId="12AB60AD" w:rsidR="5E57D3DC" w:rsidRDefault="5E57D3DC" w:rsidP="5E57D3DC">
            <w:pPr>
              <w:spacing w:before="240" w:after="240"/>
              <w:rPr>
                <w:rFonts w:ascii="Aptos" w:eastAsia="Aptos" w:hAnsi="Aptos" w:cs="Aptos"/>
              </w:rPr>
            </w:pPr>
            <w:r w:rsidRPr="5E57D3DC">
              <w:rPr>
                <w:rFonts w:ascii="Aptos" w:eastAsia="Aptos" w:hAnsi="Aptos" w:cs="Aptos"/>
              </w:rPr>
              <w:t xml:space="preserve">Apply now via ONE App </w:t>
            </w:r>
          </w:p>
          <w:p w14:paraId="25914982" w14:textId="519FC92F" w:rsidR="5E57D3DC" w:rsidRDefault="5E57D3DC" w:rsidP="5E57D3DC">
            <w:pPr>
              <w:spacing w:before="240" w:after="240"/>
              <w:rPr>
                <w:rFonts w:cs="GE SS Two Light"/>
              </w:rPr>
            </w:pPr>
            <w:r w:rsidRPr="5E57D3DC">
              <w:rPr>
                <w:rFonts w:ascii="Aptos" w:eastAsia="Aptos" w:hAnsi="Aptos" w:cs="GE SS Two Light"/>
                <w:i/>
                <w:iCs/>
              </w:rPr>
              <w:lastRenderedPageBreak/>
              <w:t>*Terms &amp; conditions apply</w:t>
            </w:r>
          </w:p>
          <w:p w14:paraId="3D5CEB30" w14:textId="75F30890" w:rsidR="5E57D3DC" w:rsidRDefault="5E57D3DC" w:rsidP="5E57D3DC">
            <w:pPr>
              <w:rPr>
                <w:rFonts w:ascii="Aptos" w:eastAsia="Aptos" w:hAnsi="Aptos" w:cs="GE SS Two Light"/>
                <w:b/>
                <w:bCs/>
              </w:rPr>
            </w:pPr>
          </w:p>
        </w:tc>
        <w:tc>
          <w:tcPr>
            <w:tcW w:w="4508" w:type="dxa"/>
            <w:shd w:val="clear" w:color="auto" w:fill="FFFFFF" w:themeFill="background1"/>
          </w:tcPr>
          <w:p w14:paraId="6FA1ED3A" w14:textId="4E5F323C" w:rsidR="6373A05C" w:rsidRDefault="6373A05C" w:rsidP="42EFBCBD">
            <w:pPr>
              <w:bidi/>
              <w:spacing w:before="240" w:after="240"/>
              <w:jc w:val="right"/>
              <w:rPr>
                <w:rFonts w:ascii="Aptos" w:eastAsia="Aptos" w:hAnsi="Aptos" w:cs="Aptos"/>
                <w:rtl/>
              </w:rPr>
            </w:pPr>
            <w:r w:rsidRPr="42EFBCBD">
              <w:rPr>
                <w:rFonts w:ascii="Aptos" w:eastAsia="Aptos" w:hAnsi="Aptos" w:cs="Aptos"/>
                <w:rtl/>
              </w:rPr>
              <w:lastRenderedPageBreak/>
              <w:t>تمويل فوري وسريع للمقيمي</w:t>
            </w:r>
            <w:r w:rsidR="00B135DA">
              <w:rPr>
                <w:rFonts w:ascii="Aptos" w:eastAsia="Aptos" w:hAnsi="Aptos" w:cs="Aptos" w:hint="cs"/>
                <w:rtl/>
              </w:rPr>
              <w:t>ن</w:t>
            </w:r>
          </w:p>
          <w:p w14:paraId="5C0FB9F3" w14:textId="5A8B6E23" w:rsidR="68E1F312" w:rsidRDefault="68E1F312" w:rsidP="42EFBCBD">
            <w:pPr>
              <w:bidi/>
              <w:spacing w:before="240" w:after="240"/>
              <w:jc w:val="right"/>
              <w:rPr>
                <w:rFonts w:ascii="GE SS Two Light" w:eastAsia="GE SS Two Light" w:hAnsi="GE SS Two Light" w:cs="GE SS Two Light"/>
                <w:rtl/>
              </w:rPr>
            </w:pPr>
            <w:r>
              <w:br/>
            </w:r>
            <w:r w:rsidRPr="42EFBCBD">
              <w:rPr>
                <w:rFonts w:ascii="GE SS Two Light" w:eastAsia="GE SS Two Light" w:hAnsi="GE SS Two Light" w:cs="GE SS Two Light"/>
                <w:rtl/>
              </w:rPr>
              <w:t xml:space="preserve"> احصل على تمويل </w:t>
            </w:r>
            <w:r w:rsidRPr="42EFBCBD">
              <w:rPr>
                <w:rFonts w:ascii="GE SS Two Light" w:eastAsia="GE SS Two Light" w:hAnsi="GE SS Two Light" w:cs="GE SS Two Light"/>
                <w:b/>
                <w:bCs/>
                <w:rtl/>
              </w:rPr>
              <w:t xml:space="preserve">لغاية </w:t>
            </w:r>
            <w:r w:rsidRPr="42EFBCBD">
              <w:rPr>
                <w:rFonts w:ascii="GE SS Two Light" w:eastAsia="GE SS Two Light" w:hAnsi="GE SS Two Light" w:cs="GE SS Two Light"/>
                <w:b/>
                <w:bCs/>
              </w:rPr>
              <w:t>1,000</w:t>
            </w:r>
            <w:r w:rsidRPr="42EFBCBD">
              <w:rPr>
                <w:rFonts w:ascii="GE SS Two Light" w:eastAsia="GE SS Two Light" w:hAnsi="GE SS Two Light" w:cs="GE SS Two Light"/>
                <w:b/>
                <w:bCs/>
                <w:rtl/>
              </w:rPr>
              <w:t xml:space="preserve"> د.ب</w:t>
            </w:r>
            <w:r>
              <w:br/>
            </w:r>
            <w:r w:rsidRPr="42EFBCBD">
              <w:rPr>
                <w:rFonts w:ascii="GE SS Two Light" w:eastAsia="GE SS Two Light" w:hAnsi="GE SS Two Light" w:cs="GE SS Two Light"/>
                <w:rtl/>
              </w:rPr>
              <w:t xml:space="preserve"> ✅ سداد مرن</w:t>
            </w:r>
            <w:r>
              <w:br/>
            </w:r>
            <w:r w:rsidRPr="42EFBCBD">
              <w:rPr>
                <w:rFonts w:ascii="GE SS Two Light" w:eastAsia="GE SS Two Light" w:hAnsi="GE SS Two Light" w:cs="GE SS Two Light"/>
                <w:rtl/>
              </w:rPr>
              <w:lastRenderedPageBreak/>
              <w:t xml:space="preserve"> ✅ موافقة فورية بدون معاملات ورقية</w:t>
            </w:r>
            <w:r>
              <w:br/>
            </w:r>
            <w:r w:rsidRPr="42EFBCBD">
              <w:rPr>
                <w:rFonts w:ascii="GE SS Two Light" w:eastAsia="GE SS Two Light" w:hAnsi="GE SS Two Light" w:cs="GE SS Two Light"/>
                <w:rtl/>
              </w:rPr>
              <w:t xml:space="preserve"> ✅ بدون تحويل راتب</w:t>
            </w:r>
          </w:p>
          <w:p w14:paraId="62AA4A47" w14:textId="2CF2CE66" w:rsidR="5E57D3DC" w:rsidRDefault="5E57D3DC" w:rsidP="5E57D3DC">
            <w:pPr>
              <w:bidi/>
              <w:jc w:val="right"/>
              <w:rPr>
                <w:rFonts w:ascii="GE SS Two Light" w:eastAsia="GE SS Two Light" w:hAnsi="GE SS Two Light" w:cs="GE SS Two Light"/>
              </w:rPr>
            </w:pPr>
          </w:p>
          <w:p w14:paraId="5F205AA3" w14:textId="531246A4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</w:p>
          <w:p w14:paraId="18C723D2" w14:textId="50363E74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  <w:r w:rsidRPr="5E57D3DC">
              <w:rPr>
                <w:rFonts w:ascii="Aptos" w:eastAsia="Aptos" w:hAnsi="Aptos" w:cs="GE SS Two Light"/>
                <w:rtl/>
              </w:rPr>
              <w:t xml:space="preserve">تقدم بطلبك الآن عبر تطبيق </w:t>
            </w:r>
            <w:r w:rsidRPr="5E57D3DC">
              <w:rPr>
                <w:rFonts w:ascii="Aptos" w:eastAsia="Aptos" w:hAnsi="Aptos" w:cs="GE SS Two Light"/>
              </w:rPr>
              <w:t xml:space="preserve">ONE </w:t>
            </w:r>
          </w:p>
          <w:p w14:paraId="363D91FC" w14:textId="68C8D07A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</w:p>
          <w:p w14:paraId="21849E63" w14:textId="153B44DB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</w:rPr>
            </w:pPr>
            <w:r w:rsidRPr="5E57D3DC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  <w:p w14:paraId="2536747B" w14:textId="505056A3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</w:rPr>
            </w:pPr>
          </w:p>
          <w:p w14:paraId="0884F153" w14:textId="463B39E8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</w:rPr>
            </w:pPr>
          </w:p>
        </w:tc>
      </w:tr>
      <w:tr w:rsidR="5E57D3DC" w14:paraId="74CC6E4E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6D674ECF" w14:textId="24053A2B" w:rsidR="5E57D3DC" w:rsidRDefault="5E57D3DC" w:rsidP="5E57D3DC">
            <w:pPr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lastRenderedPageBreak/>
              <w:t>English Caption</w:t>
            </w:r>
          </w:p>
        </w:tc>
        <w:tc>
          <w:tcPr>
            <w:tcW w:w="4508" w:type="dxa"/>
            <w:shd w:val="clear" w:color="auto" w:fill="0E2841" w:themeFill="text2"/>
          </w:tcPr>
          <w:p w14:paraId="281F375F" w14:textId="5E5824A0" w:rsidR="5E57D3DC" w:rsidRDefault="5E57D3DC" w:rsidP="5E57D3DC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Arabic Caption</w:t>
            </w:r>
          </w:p>
        </w:tc>
      </w:tr>
      <w:tr w:rsidR="5E57D3DC" w14:paraId="1050CE84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0A96DC88" w14:textId="320D142D" w:rsidR="2B9BC356" w:rsidRDefault="417288D1" w:rsidP="2BC007F8">
            <w:pPr>
              <w:spacing w:before="240" w:after="240"/>
              <w:rPr>
                <w:rFonts w:ascii="Aptos" w:eastAsia="Aptos" w:hAnsi="Aptos" w:cs="Aptos"/>
              </w:rPr>
            </w:pPr>
            <w:r w:rsidRPr="42EFBCBD">
              <w:rPr>
                <w:rFonts w:ascii="Aptos" w:eastAsia="Aptos" w:hAnsi="Aptos" w:cs="Aptos"/>
              </w:rPr>
              <w:t xml:space="preserve">Are you a resident looking for Instant Finance? </w:t>
            </w:r>
            <w:r w:rsidR="2B9BC356">
              <w:br/>
            </w:r>
            <w:r w:rsidR="2B9BC356" w:rsidRPr="42EFBCBD">
              <w:rPr>
                <w:rFonts w:ascii="Aptos" w:eastAsia="Aptos" w:hAnsi="Aptos" w:cs="Aptos"/>
              </w:rPr>
              <w:t xml:space="preserve"> From BD 100 to BD1,000 </w:t>
            </w:r>
            <w:r w:rsidR="2B9BC356">
              <w:br/>
            </w:r>
            <w:r w:rsidR="2B9BC356" w:rsidRPr="42EFBCBD">
              <w:rPr>
                <w:rFonts w:ascii="Aptos" w:eastAsia="Aptos" w:hAnsi="Aptos" w:cs="Aptos"/>
              </w:rPr>
              <w:t xml:space="preserve"> ✅ Flexible repayment</w:t>
            </w:r>
            <w:r w:rsidR="2B9BC356">
              <w:br/>
            </w:r>
            <w:r w:rsidR="2B9BC356" w:rsidRPr="42EFBCBD">
              <w:rPr>
                <w:rFonts w:ascii="Aptos" w:eastAsia="Aptos" w:hAnsi="Aptos" w:cs="Aptos"/>
              </w:rPr>
              <w:t xml:space="preserve"> ✅ Instant approval with no paperwork</w:t>
            </w:r>
            <w:r w:rsidR="2B9BC356">
              <w:br/>
            </w:r>
            <w:r w:rsidR="2B9BC356" w:rsidRPr="42EFBCBD">
              <w:rPr>
                <w:rFonts w:ascii="Aptos" w:eastAsia="Aptos" w:hAnsi="Aptos" w:cs="Aptos"/>
              </w:rPr>
              <w:t xml:space="preserve"> ✅ No salary transfer required</w:t>
            </w:r>
          </w:p>
          <w:p w14:paraId="1885506A" w14:textId="691F0B4E" w:rsidR="6AF5A75D" w:rsidRDefault="6AF5A75D" w:rsidP="2BC007F8">
            <w:pPr>
              <w:spacing w:before="240" w:after="240"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</w:rPr>
              <w:t>Apply now via ONE App</w:t>
            </w:r>
          </w:p>
          <w:p w14:paraId="4AB1D64D" w14:textId="396F0968" w:rsidR="5E57D3DC" w:rsidRDefault="5E57D3DC" w:rsidP="5E57D3DC">
            <w:pPr>
              <w:spacing w:before="240" w:after="240"/>
              <w:rPr>
                <w:rFonts w:cs="GE SS Two Light"/>
              </w:rPr>
            </w:pPr>
            <w:r w:rsidRPr="5E57D3DC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  <w:p w14:paraId="40B805B7" w14:textId="04AF15A4" w:rsidR="5E57D3DC" w:rsidRDefault="5E57D3DC" w:rsidP="5E57D3DC">
            <w:pPr>
              <w:rPr>
                <w:rFonts w:ascii="Aptos" w:eastAsia="Aptos" w:hAnsi="Aptos" w:cs="GE SS Two Light"/>
              </w:rPr>
            </w:pPr>
          </w:p>
        </w:tc>
        <w:tc>
          <w:tcPr>
            <w:tcW w:w="4508" w:type="dxa"/>
            <w:shd w:val="clear" w:color="auto" w:fill="FFFFFF" w:themeFill="background1"/>
          </w:tcPr>
          <w:p w14:paraId="158AD9CF" w14:textId="77777777" w:rsidR="5E57D3DC" w:rsidRDefault="5E57D3DC" w:rsidP="5E57D3DC">
            <w:pPr>
              <w:bidi/>
              <w:rPr>
                <w:rFonts w:ascii="Aptos" w:eastAsia="Aptos" w:hAnsi="Aptos" w:cs="GE SS Two Light"/>
              </w:rPr>
            </w:pPr>
          </w:p>
          <w:p w14:paraId="0ED8EB49" w14:textId="2B6F40C1" w:rsidR="184F00D2" w:rsidRDefault="66FC0E0D" w:rsidP="2BC007F8">
            <w:pPr>
              <w:bidi/>
              <w:rPr>
                <w:rFonts w:ascii="Aptos" w:eastAsia="Aptos" w:hAnsi="Aptos" w:cs="Aptos"/>
              </w:rPr>
            </w:pPr>
            <w:r w:rsidRPr="42EFBCBD">
              <w:rPr>
                <w:rFonts w:ascii="GE SS Two Light" w:eastAsia="GE SS Two Light" w:hAnsi="GE SS Two Light" w:cs="GE SS Two Light"/>
                <w:b/>
                <w:bCs/>
                <w:rtl/>
              </w:rPr>
              <w:t>مقيم وتبحث عن تمويل فوري؟</w:t>
            </w:r>
            <w:r w:rsidR="184F00D2">
              <w:br/>
            </w:r>
            <w:r w:rsidR="184F00D2" w:rsidRPr="42EFBCBD">
              <w:rPr>
                <w:rFonts w:ascii="Aptos" w:eastAsia="Aptos" w:hAnsi="Aptos" w:cs="Aptos"/>
                <w:rtl/>
              </w:rPr>
              <w:t xml:space="preserve"> من </w:t>
            </w:r>
            <w:r w:rsidR="184F00D2" w:rsidRPr="42EFBCBD">
              <w:rPr>
                <w:rFonts w:ascii="Aptos" w:eastAsia="Aptos" w:hAnsi="Aptos" w:cs="Aptos"/>
              </w:rPr>
              <w:t>100</w:t>
            </w:r>
            <w:r w:rsidR="184F00D2" w:rsidRPr="42EFBCBD">
              <w:rPr>
                <w:rFonts w:ascii="Aptos" w:eastAsia="Aptos" w:hAnsi="Aptos" w:cs="Aptos"/>
                <w:rtl/>
              </w:rPr>
              <w:t xml:space="preserve"> د.ب لغاية </w:t>
            </w:r>
            <w:r w:rsidR="184F00D2" w:rsidRPr="42EFBCBD">
              <w:rPr>
                <w:rFonts w:ascii="Aptos" w:eastAsia="Aptos" w:hAnsi="Aptos" w:cs="Aptos"/>
              </w:rPr>
              <w:t>1,000</w:t>
            </w:r>
            <w:r w:rsidR="184F00D2" w:rsidRPr="42EFBCBD">
              <w:rPr>
                <w:rFonts w:ascii="Aptos" w:eastAsia="Aptos" w:hAnsi="Aptos" w:cs="Aptos"/>
                <w:rtl/>
              </w:rPr>
              <w:t xml:space="preserve"> د.ب</w:t>
            </w:r>
            <w:r w:rsidR="184F00D2">
              <w:br/>
            </w:r>
            <w:r w:rsidR="184F00D2" w:rsidRPr="42EFBCBD">
              <w:rPr>
                <w:rFonts w:ascii="Aptos" w:eastAsia="Aptos" w:hAnsi="Aptos" w:cs="Aptos"/>
                <w:rtl/>
              </w:rPr>
              <w:t xml:space="preserve"> ✅ سداد مرن</w:t>
            </w:r>
            <w:r w:rsidR="184F00D2">
              <w:br/>
            </w:r>
            <w:r w:rsidR="184F00D2" w:rsidRPr="42EFBCBD">
              <w:rPr>
                <w:rFonts w:ascii="Aptos" w:eastAsia="Aptos" w:hAnsi="Aptos" w:cs="Aptos"/>
                <w:rtl/>
              </w:rPr>
              <w:t xml:space="preserve"> ✅ موافقة فورية بدون معاملات ورقية</w:t>
            </w:r>
            <w:r w:rsidR="184F00D2">
              <w:br/>
            </w:r>
            <w:r w:rsidR="184F00D2" w:rsidRPr="42EFBCBD">
              <w:rPr>
                <w:rFonts w:ascii="Aptos" w:eastAsia="Aptos" w:hAnsi="Aptos" w:cs="Aptos"/>
                <w:rtl/>
              </w:rPr>
              <w:t xml:space="preserve"> ✅ بدون تحويل راتب</w:t>
            </w:r>
          </w:p>
          <w:p w14:paraId="7E078E59" w14:textId="481352FD" w:rsidR="2BC007F8" w:rsidRDefault="2BC007F8" w:rsidP="2BC007F8">
            <w:pPr>
              <w:bidi/>
              <w:rPr>
                <w:rFonts w:ascii="Aptos" w:eastAsia="Aptos" w:hAnsi="Aptos" w:cs="GE SS Two Light"/>
              </w:rPr>
            </w:pPr>
          </w:p>
          <w:p w14:paraId="60CB93CA" w14:textId="36D1451C" w:rsidR="735B60BC" w:rsidRDefault="735B60BC" w:rsidP="2BC007F8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  <w:r w:rsidRPr="2BC007F8">
              <w:rPr>
                <w:rFonts w:ascii="Aptos" w:eastAsia="Aptos" w:hAnsi="Aptos" w:cs="GE SS Two Light"/>
                <w:rtl/>
              </w:rPr>
              <w:t xml:space="preserve">تقدم بطلبك الآن عبر تطبيق </w:t>
            </w:r>
            <w:r w:rsidRPr="2BC007F8">
              <w:rPr>
                <w:rFonts w:ascii="Aptos" w:eastAsia="Aptos" w:hAnsi="Aptos" w:cs="GE SS Two Light"/>
              </w:rPr>
              <w:t>ONE</w:t>
            </w:r>
          </w:p>
          <w:p w14:paraId="707CF8AC" w14:textId="636FBF56" w:rsidR="2BC007F8" w:rsidRDefault="2BC007F8" w:rsidP="2BC007F8">
            <w:pPr>
              <w:bidi/>
              <w:jc w:val="right"/>
              <w:rPr>
                <w:rFonts w:ascii="Aptos" w:eastAsia="Aptos" w:hAnsi="Aptos" w:cs="GE SS Two Light"/>
              </w:rPr>
            </w:pPr>
          </w:p>
          <w:p w14:paraId="752922F2" w14:textId="4D73C987" w:rsidR="5E57D3DC" w:rsidRDefault="5E57D3DC" w:rsidP="2BC007F8">
            <w:pPr>
              <w:bidi/>
              <w:rPr>
                <w:rFonts w:ascii="Aptos" w:eastAsia="Aptos" w:hAnsi="Aptos" w:cs="GE SS Two Light"/>
              </w:rPr>
            </w:pPr>
            <w:r w:rsidRPr="2BC007F8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  <w:p w14:paraId="37F36024" w14:textId="7B29230B" w:rsidR="5E57D3DC" w:rsidRDefault="5E57D3DC" w:rsidP="2BC007F8">
            <w:pPr>
              <w:bidi/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</w:pPr>
          </w:p>
        </w:tc>
      </w:tr>
      <w:tr w:rsidR="5E57D3DC" w14:paraId="34A6AB4D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3F7946BB" w14:textId="18A32FFA" w:rsidR="5E57D3DC" w:rsidRDefault="5E57D3DC" w:rsidP="5E57D3DC">
            <w:pPr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English Copy</w:t>
            </w:r>
          </w:p>
        </w:tc>
        <w:tc>
          <w:tcPr>
            <w:tcW w:w="4508" w:type="dxa"/>
            <w:shd w:val="clear" w:color="auto" w:fill="0E2841" w:themeFill="text2"/>
          </w:tcPr>
          <w:p w14:paraId="62996652" w14:textId="391F7350" w:rsidR="5E57D3DC" w:rsidRDefault="5E57D3DC" w:rsidP="5E57D3DC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Arabic Copy</w:t>
            </w:r>
          </w:p>
        </w:tc>
      </w:tr>
      <w:tr w:rsidR="5E57D3DC" w14:paraId="40339505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087D0A03" w14:textId="557A003D" w:rsidR="684AE583" w:rsidRDefault="684AE583" w:rsidP="5E57D3DC">
            <w:pPr>
              <w:spacing w:before="240" w:after="240"/>
            </w:pPr>
            <w:r w:rsidRPr="42EFBCBD">
              <w:rPr>
                <w:rFonts w:ascii="Aptos" w:eastAsia="Aptos" w:hAnsi="Aptos" w:cs="Aptos"/>
              </w:rPr>
              <w:t>Personal Finance</w:t>
            </w:r>
          </w:p>
          <w:p w14:paraId="7691922F" w14:textId="4439AFD8" w:rsidR="684AE583" w:rsidRDefault="684AE583" w:rsidP="5E57D3DC">
            <w:pPr>
              <w:spacing w:before="240" w:after="240"/>
              <w:rPr>
                <w:rFonts w:ascii="Aptos" w:eastAsia="Aptos" w:hAnsi="Aptos" w:cs="Aptos"/>
              </w:rPr>
            </w:pPr>
            <w:r w:rsidRPr="42EFBCBD">
              <w:rPr>
                <w:rFonts w:ascii="Aptos" w:eastAsia="Aptos" w:hAnsi="Aptos" w:cs="Aptos"/>
              </w:rPr>
              <w:t xml:space="preserve">BD 40,000 </w:t>
            </w:r>
          </w:p>
          <w:p w14:paraId="35734025" w14:textId="3ACBC58F" w:rsidR="778810E7" w:rsidRPr="00C46B04" w:rsidRDefault="778810E7" w:rsidP="42EFBCBD">
            <w:pPr>
              <w:spacing w:before="240" w:after="240"/>
              <w:rPr>
                <w:lang w:val="en-US"/>
              </w:rPr>
            </w:pPr>
            <w:r w:rsidRPr="5340A12C">
              <w:rPr>
                <w:rFonts w:ascii="Aptos" w:eastAsia="Aptos" w:hAnsi="Aptos" w:cs="Aptos"/>
              </w:rPr>
              <w:t>Flexible repayments of up to 7 years</w:t>
            </w:r>
          </w:p>
          <w:p w14:paraId="42B34E23" w14:textId="7BDF4770" w:rsidR="5A550872" w:rsidRDefault="5A550872" w:rsidP="5340A12C">
            <w:pPr>
              <w:spacing w:before="240" w:after="240"/>
            </w:pPr>
            <w:r w:rsidRPr="5340A12C">
              <w:rPr>
                <w:rFonts w:ascii="Aptos" w:eastAsia="Aptos" w:hAnsi="Aptos" w:cs="Aptos"/>
                <w:sz w:val="22"/>
                <w:szCs w:val="22"/>
              </w:rPr>
              <w:t>Sharia Complaint financing</w:t>
            </w:r>
          </w:p>
          <w:p w14:paraId="66D45E41" w14:textId="12AB60AD" w:rsidR="5E57D3DC" w:rsidRDefault="5E57D3DC" w:rsidP="5E57D3DC">
            <w:pPr>
              <w:spacing w:before="240" w:after="240"/>
              <w:rPr>
                <w:rFonts w:ascii="Aptos" w:eastAsia="Aptos" w:hAnsi="Aptos" w:cs="Aptos"/>
              </w:rPr>
            </w:pPr>
            <w:r w:rsidRPr="5E57D3DC">
              <w:rPr>
                <w:rFonts w:ascii="Aptos" w:eastAsia="Aptos" w:hAnsi="Aptos" w:cs="Aptos"/>
              </w:rPr>
              <w:t xml:space="preserve">Apply now via ONE App </w:t>
            </w:r>
          </w:p>
          <w:p w14:paraId="20F940CA" w14:textId="519FC92F" w:rsidR="5E57D3DC" w:rsidRDefault="5E57D3DC" w:rsidP="5E57D3DC">
            <w:pPr>
              <w:spacing w:before="240" w:after="240"/>
              <w:rPr>
                <w:rFonts w:cs="GE SS Two Light"/>
              </w:rPr>
            </w:pPr>
            <w:r w:rsidRPr="5E57D3DC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  <w:p w14:paraId="55E212EF" w14:textId="75F30890" w:rsidR="5E57D3DC" w:rsidRDefault="5E57D3DC" w:rsidP="5E57D3DC">
            <w:pPr>
              <w:rPr>
                <w:rFonts w:ascii="Aptos" w:eastAsia="Aptos" w:hAnsi="Aptos" w:cs="GE SS Two Light"/>
                <w:b/>
                <w:bCs/>
              </w:rPr>
            </w:pPr>
          </w:p>
        </w:tc>
        <w:tc>
          <w:tcPr>
            <w:tcW w:w="4508" w:type="dxa"/>
            <w:shd w:val="clear" w:color="auto" w:fill="FFFFFF" w:themeFill="background1"/>
          </w:tcPr>
          <w:p w14:paraId="38CAA1F2" w14:textId="3666D62B" w:rsidR="3A804A33" w:rsidRDefault="3A804A33" w:rsidP="42EFBCBD">
            <w:pPr>
              <w:spacing w:before="240" w:after="240"/>
              <w:jc w:val="right"/>
              <w:rPr>
                <w:rFonts w:ascii="GE SS Two Light" w:eastAsia="GE SS Two Light" w:hAnsi="GE SS Two Light" w:cs="GE SS Two Light"/>
                <w:rtl/>
              </w:rPr>
            </w:pPr>
            <w:r w:rsidRPr="42EFBCBD">
              <w:rPr>
                <w:rFonts w:ascii="GE SS Two Light" w:eastAsia="GE SS Two Light" w:hAnsi="GE SS Two Light" w:cs="GE SS Two Light"/>
                <w:rtl/>
              </w:rPr>
              <w:t>تمويل شخصي</w:t>
            </w:r>
            <w:r w:rsidRPr="42EFBCBD">
              <w:rPr>
                <w:rFonts w:ascii="GE SS Two Light" w:eastAsia="GE SS Two Light" w:hAnsi="GE SS Two Light" w:cs="GE SS Two Light"/>
              </w:rPr>
              <w:t xml:space="preserve"> </w:t>
            </w:r>
          </w:p>
          <w:p w14:paraId="1915C448" w14:textId="524977F3" w:rsidR="0BAE4D15" w:rsidRDefault="0BAE4D15" w:rsidP="5E57D3DC">
            <w:pPr>
              <w:bidi/>
              <w:spacing w:before="240" w:after="240"/>
              <w:jc w:val="right"/>
              <w:rPr>
                <w:rFonts w:ascii="GE SS Two Light" w:eastAsia="GE SS Two Light" w:hAnsi="GE SS Two Light" w:cs="GE SS Two Light"/>
              </w:rPr>
            </w:pPr>
            <w:r w:rsidRPr="42EFBCBD">
              <w:rPr>
                <w:rFonts w:ascii="GE SS Two Light" w:eastAsia="GE SS Two Light" w:hAnsi="GE SS Two Light" w:cs="GE SS Two Light"/>
                <w:rtl/>
              </w:rPr>
              <w:t xml:space="preserve">  </w:t>
            </w:r>
            <w:r w:rsidR="4803820C" w:rsidRPr="42EFBCBD">
              <w:rPr>
                <w:rFonts w:ascii="GE SS Two Light" w:eastAsia="GE SS Two Light" w:hAnsi="GE SS Two Light" w:cs="GE SS Two Light"/>
              </w:rPr>
              <w:t>40,000</w:t>
            </w:r>
            <w:r w:rsidR="090C8145" w:rsidRPr="42EFBCBD">
              <w:rPr>
                <w:rFonts w:ascii="GE SS Two Light" w:eastAsia="GE SS Two Light" w:hAnsi="GE SS Two Light" w:cs="GE SS Two Light"/>
                <w:rtl/>
              </w:rPr>
              <w:t xml:space="preserve"> د.ب</w:t>
            </w:r>
          </w:p>
          <w:p w14:paraId="48294196" w14:textId="2232F395" w:rsidR="4F883EEA" w:rsidRDefault="4F883EEA" w:rsidP="42EFBCBD">
            <w:pPr>
              <w:spacing w:before="240" w:after="240"/>
              <w:jc w:val="right"/>
              <w:rPr>
                <w:rFonts w:ascii="GE SS Two Light" w:eastAsia="GE SS Two Light" w:hAnsi="GE SS Two Light" w:cs="GE SS Two Light"/>
                <w:rtl/>
                <w:lang w:bidi="ar-BH"/>
              </w:rPr>
            </w:pPr>
            <w:r w:rsidRPr="5340A12C">
              <w:rPr>
                <w:rFonts w:ascii="GE SS Two Light" w:eastAsia="GE SS Two Light" w:hAnsi="GE SS Two Light" w:cs="GE SS Two Light"/>
                <w:rtl/>
              </w:rPr>
              <w:t xml:space="preserve">مع مرونة سداد تصل الى </w:t>
            </w:r>
            <w:r w:rsidR="00B135DA">
              <w:rPr>
                <w:rFonts w:ascii="GE SS Two Light" w:eastAsia="GE SS Two Light" w:hAnsi="GE SS Two Light" w:cs="GE SS Two Light" w:hint="cs"/>
                <w:rtl/>
              </w:rPr>
              <w:t>7 سنوات</w:t>
            </w:r>
          </w:p>
          <w:p w14:paraId="4B8E651F" w14:textId="0EF2057E" w:rsidR="5E57D3DC" w:rsidRDefault="4A9F0FC2" w:rsidP="5340A12C">
            <w:pPr>
              <w:bidi/>
              <w:spacing w:before="240" w:after="240"/>
              <w:jc w:val="both"/>
            </w:pPr>
            <w:r w:rsidRPr="5340A12C">
              <w:rPr>
                <w:rFonts w:ascii="Aptos" w:eastAsia="Aptos" w:hAnsi="Aptos" w:cs="Aptos"/>
                <w:b/>
                <w:bCs/>
                <w:rtl/>
              </w:rPr>
              <w:t>تمويل متوافق مع الشريعة</w:t>
            </w:r>
            <w:r w:rsidR="003203E9">
              <w:rPr>
                <w:rFonts w:ascii="Aptos" w:eastAsia="Aptos" w:hAnsi="Aptos" w:cs="Aptos" w:hint="cs"/>
                <w:b/>
                <w:bCs/>
                <w:rtl/>
              </w:rPr>
              <w:t xml:space="preserve"> </w:t>
            </w:r>
          </w:p>
          <w:p w14:paraId="5B9CC16E" w14:textId="5D04B527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</w:p>
          <w:p w14:paraId="78784506" w14:textId="50363E74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  <w:r w:rsidRPr="5E57D3DC">
              <w:rPr>
                <w:rFonts w:ascii="Aptos" w:eastAsia="Aptos" w:hAnsi="Aptos" w:cs="GE SS Two Light"/>
                <w:rtl/>
              </w:rPr>
              <w:t xml:space="preserve">تقدم بطلبك الآن عبر تطبيق </w:t>
            </w:r>
            <w:r w:rsidRPr="5E57D3DC">
              <w:rPr>
                <w:rFonts w:ascii="Aptos" w:eastAsia="Aptos" w:hAnsi="Aptos" w:cs="GE SS Two Light"/>
              </w:rPr>
              <w:t xml:space="preserve">ONE </w:t>
            </w:r>
          </w:p>
          <w:p w14:paraId="236D2A99" w14:textId="68C8D07A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</w:p>
          <w:p w14:paraId="017C5D52" w14:textId="153B44DB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</w:rPr>
            </w:pPr>
            <w:r w:rsidRPr="5E57D3DC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  <w:p w14:paraId="1720777A" w14:textId="505056A3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</w:rPr>
            </w:pPr>
          </w:p>
          <w:p w14:paraId="757E5AFE" w14:textId="463B39E8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</w:rPr>
            </w:pPr>
          </w:p>
        </w:tc>
      </w:tr>
      <w:tr w:rsidR="5E57D3DC" w14:paraId="07F18185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22E68E62" w14:textId="24053A2B" w:rsidR="5E57D3DC" w:rsidRDefault="5E57D3DC" w:rsidP="5E57D3DC">
            <w:pPr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English Caption</w:t>
            </w:r>
          </w:p>
        </w:tc>
        <w:tc>
          <w:tcPr>
            <w:tcW w:w="4508" w:type="dxa"/>
            <w:shd w:val="clear" w:color="auto" w:fill="0E2841" w:themeFill="text2"/>
          </w:tcPr>
          <w:p w14:paraId="7F65536E" w14:textId="5E5824A0" w:rsidR="5E57D3DC" w:rsidRDefault="5E57D3DC" w:rsidP="5E57D3DC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Arabic Caption</w:t>
            </w:r>
          </w:p>
        </w:tc>
      </w:tr>
      <w:tr w:rsidR="5E57D3DC" w14:paraId="230C840F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2170DD37" w14:textId="54CB8401" w:rsidR="4A451FCC" w:rsidRDefault="4A451FCC" w:rsidP="2BC007F8">
            <w:pPr>
              <w:spacing w:before="240" w:after="240"/>
            </w:pPr>
            <w:r w:rsidRPr="5340A12C">
              <w:rPr>
                <w:rFonts w:ascii="Aptos" w:eastAsia="Aptos" w:hAnsi="Aptos" w:cs="Aptos"/>
              </w:rPr>
              <w:t xml:space="preserve">Plan for your future today with a personal </w:t>
            </w:r>
            <w:r w:rsidR="009102BC">
              <w:rPr>
                <w:rFonts w:ascii="Aptos" w:eastAsia="Aptos" w:hAnsi="Aptos" w:cs="Aptos"/>
              </w:rPr>
              <w:t>finance</w:t>
            </w:r>
            <w:r w:rsidR="009102BC" w:rsidRPr="5340A12C">
              <w:rPr>
                <w:rFonts w:ascii="Aptos" w:eastAsia="Aptos" w:hAnsi="Aptos" w:cs="Aptos"/>
              </w:rPr>
              <w:t xml:space="preserve"> </w:t>
            </w:r>
            <w:r w:rsidRPr="5340A12C">
              <w:rPr>
                <w:rFonts w:ascii="Aptos" w:eastAsia="Aptos" w:hAnsi="Aptos" w:cs="Aptos"/>
              </w:rPr>
              <w:t xml:space="preserve">of up to BD 40,000 </w:t>
            </w:r>
            <w:r>
              <w:br/>
            </w:r>
            <w:r w:rsidRPr="5340A12C">
              <w:rPr>
                <w:rFonts w:ascii="Aptos" w:eastAsia="Aptos" w:hAnsi="Aptos" w:cs="Aptos"/>
              </w:rPr>
              <w:t xml:space="preserve"> Repayment flexibility of up to 7 years</w:t>
            </w:r>
          </w:p>
          <w:p w14:paraId="6E521C2D" w14:textId="68EB5FBD" w:rsidR="506C4542" w:rsidRDefault="506C4542" w:rsidP="5340A12C">
            <w:pPr>
              <w:spacing w:before="240" w:after="240"/>
            </w:pPr>
            <w:r w:rsidRPr="5340A12C">
              <w:rPr>
                <w:rFonts w:ascii="Aptos" w:eastAsia="Aptos" w:hAnsi="Aptos" w:cs="Aptos"/>
                <w:sz w:val="22"/>
                <w:szCs w:val="22"/>
              </w:rPr>
              <w:t>Sharia Complaint financing</w:t>
            </w:r>
          </w:p>
          <w:p w14:paraId="4EC9E019" w14:textId="4C41A4EB" w:rsidR="2BC007F8" w:rsidRDefault="3668E53B" w:rsidP="5340A12C">
            <w:pPr>
              <w:spacing w:before="240" w:after="240"/>
              <w:rPr>
                <w:rFonts w:ascii="Aptos" w:eastAsia="Aptos" w:hAnsi="Aptos" w:cs="Aptos"/>
              </w:rPr>
            </w:pPr>
            <w:r w:rsidRPr="5340A12C">
              <w:rPr>
                <w:rFonts w:ascii="Aptos" w:eastAsia="Aptos" w:hAnsi="Aptos" w:cs="Aptos"/>
              </w:rPr>
              <w:lastRenderedPageBreak/>
              <w:t>Apply now via ONE App</w:t>
            </w:r>
          </w:p>
          <w:p w14:paraId="1C6263CC" w14:textId="46A58CAD" w:rsidR="5E57D3DC" w:rsidRDefault="5E57D3DC" w:rsidP="5E57D3DC">
            <w:pPr>
              <w:spacing w:before="240" w:after="240"/>
              <w:rPr>
                <w:rFonts w:cs="GE SS Two Light"/>
              </w:rPr>
            </w:pPr>
            <w:r w:rsidRPr="2BC007F8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  <w:p w14:paraId="418AD7C7" w14:textId="04AF15A4" w:rsidR="5E57D3DC" w:rsidRDefault="5E57D3DC" w:rsidP="5E57D3DC">
            <w:pPr>
              <w:rPr>
                <w:rFonts w:ascii="Aptos" w:eastAsia="Aptos" w:hAnsi="Aptos" w:cs="GE SS Two Light"/>
              </w:rPr>
            </w:pPr>
          </w:p>
        </w:tc>
        <w:tc>
          <w:tcPr>
            <w:tcW w:w="4508" w:type="dxa"/>
            <w:shd w:val="clear" w:color="auto" w:fill="FFFFFF" w:themeFill="background1"/>
          </w:tcPr>
          <w:p w14:paraId="4594CCA7" w14:textId="4669ED22" w:rsidR="5E57D3DC" w:rsidRDefault="3E27F6AC" w:rsidP="2BC007F8">
            <w:pPr>
              <w:bidi/>
              <w:rPr>
                <w:rFonts w:ascii="Aptos" w:eastAsia="Aptos" w:hAnsi="Aptos" w:cs="Aptos"/>
              </w:rPr>
            </w:pPr>
            <w:r w:rsidRPr="5340A12C">
              <w:rPr>
                <w:rFonts w:ascii="Aptos" w:eastAsia="Aptos" w:hAnsi="Aptos" w:cs="Aptos"/>
                <w:rtl/>
              </w:rPr>
              <w:lastRenderedPageBreak/>
              <w:t xml:space="preserve">خطط لمستقبلك اليوم مع تمويل شخصي يصل إلى </w:t>
            </w:r>
            <w:r w:rsidRPr="5340A12C">
              <w:rPr>
                <w:rFonts w:ascii="Aptos" w:eastAsia="Aptos" w:hAnsi="Aptos" w:cs="Aptos"/>
              </w:rPr>
              <w:t>40,000</w:t>
            </w:r>
            <w:r w:rsidRPr="5340A12C">
              <w:rPr>
                <w:rFonts w:ascii="Aptos" w:eastAsia="Aptos" w:hAnsi="Aptos" w:cs="Aptos"/>
                <w:rtl/>
              </w:rPr>
              <w:t xml:space="preserve"> د.ب</w:t>
            </w:r>
            <w:r w:rsidR="5E57D3DC">
              <w:br/>
            </w:r>
            <w:r w:rsidRPr="5340A12C">
              <w:rPr>
                <w:rFonts w:ascii="Aptos" w:eastAsia="Aptos" w:hAnsi="Aptos" w:cs="Aptos"/>
                <w:rtl/>
              </w:rPr>
              <w:t xml:space="preserve"> مرونة سداد تصل إلى </w:t>
            </w:r>
            <w:r w:rsidRPr="5340A12C">
              <w:rPr>
                <w:rFonts w:ascii="Aptos" w:eastAsia="Aptos" w:hAnsi="Aptos" w:cs="Aptos"/>
              </w:rPr>
              <w:t>7</w:t>
            </w:r>
            <w:r w:rsidRPr="5340A12C">
              <w:rPr>
                <w:rFonts w:ascii="Aptos" w:eastAsia="Aptos" w:hAnsi="Aptos" w:cs="Aptos"/>
                <w:rtl/>
              </w:rPr>
              <w:t xml:space="preserve"> سنوات</w:t>
            </w:r>
          </w:p>
          <w:p w14:paraId="21495E18" w14:textId="61CD02A6" w:rsidR="5229B444" w:rsidRDefault="5229B444" w:rsidP="5340A12C">
            <w:pPr>
              <w:bidi/>
              <w:spacing w:before="240" w:after="240"/>
              <w:jc w:val="both"/>
              <w:rPr>
                <w:rFonts w:ascii="Aptos" w:eastAsia="Aptos" w:hAnsi="Aptos" w:cs="Aptos"/>
                <w:b/>
                <w:bCs/>
              </w:rPr>
            </w:pPr>
            <w:r w:rsidRPr="5340A12C">
              <w:rPr>
                <w:rFonts w:ascii="Aptos" w:eastAsia="Aptos" w:hAnsi="Aptos" w:cs="Aptos"/>
                <w:b/>
                <w:bCs/>
                <w:rtl/>
              </w:rPr>
              <w:t>تمويل متوافق مع الشريعة</w:t>
            </w:r>
          </w:p>
          <w:p w14:paraId="28773BE6" w14:textId="7DC4F064" w:rsidR="2BC007F8" w:rsidRDefault="2BC007F8" w:rsidP="2BC007F8">
            <w:pPr>
              <w:bidi/>
              <w:rPr>
                <w:rFonts w:ascii="Aptos" w:eastAsia="Aptos" w:hAnsi="Aptos" w:cs="Aptos"/>
              </w:rPr>
            </w:pPr>
          </w:p>
          <w:p w14:paraId="1117F0A4" w14:textId="11229D0E" w:rsidR="3FF6F211" w:rsidRDefault="3FF6F211" w:rsidP="2BC007F8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  <w:r w:rsidRPr="2BC007F8">
              <w:rPr>
                <w:rFonts w:ascii="Aptos" w:eastAsia="Aptos" w:hAnsi="Aptos" w:cs="GE SS Two Light"/>
                <w:rtl/>
              </w:rPr>
              <w:t xml:space="preserve">تقدم بطلبك الآن عبر تطبيق </w:t>
            </w:r>
            <w:r w:rsidRPr="2BC007F8">
              <w:rPr>
                <w:rFonts w:ascii="Aptos" w:eastAsia="Aptos" w:hAnsi="Aptos" w:cs="GE SS Two Light"/>
              </w:rPr>
              <w:t>ONE</w:t>
            </w:r>
          </w:p>
          <w:p w14:paraId="0218C577" w14:textId="1BD34411" w:rsidR="2BC007F8" w:rsidRDefault="2BC007F8" w:rsidP="2BC007F8">
            <w:pPr>
              <w:bidi/>
              <w:rPr>
                <w:rFonts w:ascii="Aptos" w:eastAsia="Aptos" w:hAnsi="Aptos" w:cs="GE SS Two Light"/>
              </w:rPr>
            </w:pPr>
          </w:p>
          <w:p w14:paraId="127F51BB" w14:textId="56A074AB" w:rsidR="5E57D3DC" w:rsidRDefault="5E57D3DC" w:rsidP="5E57D3DC">
            <w:pPr>
              <w:bidi/>
              <w:rPr>
                <w:rFonts w:ascii="Aptos" w:eastAsia="Aptos" w:hAnsi="Aptos" w:cs="GE SS Two Light"/>
              </w:rPr>
            </w:pPr>
            <w:r w:rsidRPr="5E57D3DC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</w:tc>
      </w:tr>
      <w:tr w:rsidR="5E57D3DC" w14:paraId="0E947AF9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6A70EAC6" w14:textId="18A32FFA" w:rsidR="5E57D3DC" w:rsidRDefault="5E57D3DC" w:rsidP="5E57D3DC">
            <w:pPr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lastRenderedPageBreak/>
              <w:t>English Copy</w:t>
            </w:r>
          </w:p>
        </w:tc>
        <w:tc>
          <w:tcPr>
            <w:tcW w:w="4508" w:type="dxa"/>
            <w:shd w:val="clear" w:color="auto" w:fill="0E2841" w:themeFill="text2"/>
          </w:tcPr>
          <w:p w14:paraId="68C64457" w14:textId="391F7350" w:rsidR="5E57D3DC" w:rsidRDefault="5E57D3DC" w:rsidP="5E57D3DC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Arabic Copy</w:t>
            </w:r>
          </w:p>
        </w:tc>
      </w:tr>
      <w:tr w:rsidR="5E57D3DC" w14:paraId="56517E6E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2D75DCD9" w14:textId="7216B728" w:rsidR="0D12765F" w:rsidRDefault="0D12765F" w:rsidP="5E57D3DC">
            <w:pPr>
              <w:spacing w:before="240" w:after="240"/>
            </w:pPr>
            <w:r w:rsidRPr="5E57D3DC">
              <w:rPr>
                <w:rFonts w:ascii="Aptos" w:eastAsia="Aptos" w:hAnsi="Aptos" w:cs="Aptos"/>
              </w:rPr>
              <w:t xml:space="preserve">What does </w:t>
            </w:r>
            <w:r w:rsidRPr="5E57D3DC">
              <w:rPr>
                <w:rFonts w:ascii="Aptos" w:eastAsia="Aptos" w:hAnsi="Aptos" w:cs="Aptos"/>
                <w:i/>
                <w:iCs/>
              </w:rPr>
              <w:t>“Offer”</w:t>
            </w:r>
            <w:r w:rsidRPr="5E57D3DC">
              <w:rPr>
                <w:rFonts w:ascii="Aptos" w:eastAsia="Aptos" w:hAnsi="Aptos" w:cs="Aptos"/>
              </w:rPr>
              <w:t xml:space="preserve"> mean in Instant Finance? </w:t>
            </w:r>
          </w:p>
          <w:p w14:paraId="0B51F2B5" w14:textId="136B037B" w:rsidR="0D12765F" w:rsidRDefault="0D12765F" w:rsidP="5E57D3DC">
            <w:pPr>
              <w:spacing w:before="240" w:after="240"/>
            </w:pPr>
            <w:r w:rsidRPr="5E57D3DC">
              <w:rPr>
                <w:rFonts w:ascii="Aptos" w:eastAsia="Aptos" w:hAnsi="Aptos" w:cs="Aptos"/>
              </w:rPr>
              <w:t>When you apply, ONE gives you a clear offer that shows</w:t>
            </w:r>
            <w:r w:rsidR="003D5FBC">
              <w:rPr>
                <w:rFonts w:ascii="Aptos" w:eastAsia="Aptos" w:hAnsi="Aptos" w:cs="Aptos"/>
                <w:lang w:val="en-US"/>
              </w:rPr>
              <w:t xml:space="preserve"> your Finance details</w:t>
            </w:r>
          </w:p>
          <w:p w14:paraId="6011CA1E" w14:textId="2BD7CE0D" w:rsidR="0D12765F" w:rsidRDefault="0D12765F" w:rsidP="5E57D3DC">
            <w:pPr>
              <w:spacing w:before="240" w:after="240"/>
            </w:pPr>
            <w:r w:rsidRPr="5E57D3DC">
              <w:rPr>
                <w:rFonts w:ascii="Aptos" w:eastAsia="Aptos" w:hAnsi="Aptos" w:cs="Aptos"/>
              </w:rPr>
              <w:t>✅ No surprises.</w:t>
            </w:r>
            <w:r>
              <w:br/>
            </w:r>
            <w:r w:rsidRPr="5E57D3DC">
              <w:rPr>
                <w:rFonts w:ascii="Aptos" w:eastAsia="Aptos" w:hAnsi="Aptos" w:cs="Aptos"/>
              </w:rPr>
              <w:t xml:space="preserve"> ✅ No hidden charges.</w:t>
            </w:r>
            <w:r>
              <w:br/>
            </w:r>
            <w:r w:rsidRPr="5E57D3DC">
              <w:rPr>
                <w:rFonts w:ascii="Aptos" w:eastAsia="Aptos" w:hAnsi="Aptos" w:cs="Aptos"/>
              </w:rPr>
              <w:t xml:space="preserve"> It’s a transparent agreement, so you know exactly what to expect before you accept.</w:t>
            </w:r>
          </w:p>
          <w:p w14:paraId="413E198E" w14:textId="12AB60AD" w:rsidR="5E57D3DC" w:rsidRDefault="5E57D3DC" w:rsidP="5E57D3DC">
            <w:pPr>
              <w:spacing w:before="240" w:after="240"/>
              <w:rPr>
                <w:rFonts w:ascii="Aptos" w:eastAsia="Aptos" w:hAnsi="Aptos" w:cs="Aptos"/>
              </w:rPr>
            </w:pPr>
            <w:r w:rsidRPr="5E57D3DC">
              <w:rPr>
                <w:rFonts w:ascii="Aptos" w:eastAsia="Aptos" w:hAnsi="Aptos" w:cs="Aptos"/>
              </w:rPr>
              <w:t xml:space="preserve">Apply now via ONE App </w:t>
            </w:r>
          </w:p>
          <w:p w14:paraId="0AA86233" w14:textId="0B5AB242" w:rsidR="5E57D3DC" w:rsidRDefault="5E57D3DC" w:rsidP="2BC007F8">
            <w:pPr>
              <w:spacing w:before="240" w:after="240"/>
              <w:rPr>
                <w:rFonts w:cs="GE SS Two Light"/>
              </w:rPr>
            </w:pPr>
            <w:r w:rsidRPr="2BC007F8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</w:tc>
        <w:tc>
          <w:tcPr>
            <w:tcW w:w="4508" w:type="dxa"/>
            <w:shd w:val="clear" w:color="auto" w:fill="FFFFFF" w:themeFill="background1"/>
          </w:tcPr>
          <w:p w14:paraId="22C81A8E" w14:textId="42005199" w:rsidR="0DB4D49E" w:rsidRDefault="0DB4D49E" w:rsidP="5E57D3DC">
            <w:pPr>
              <w:bidi/>
              <w:spacing w:before="240" w:after="240"/>
              <w:jc w:val="right"/>
            </w:pPr>
            <w:r w:rsidRPr="5E57D3DC">
              <w:rPr>
                <w:rFonts w:ascii="GE SS Two Light" w:eastAsia="GE SS Two Light" w:hAnsi="GE SS Two Light" w:cs="GE SS Two Light"/>
                <w:b/>
                <w:bCs/>
                <w:rtl/>
              </w:rPr>
              <w:t>ماذا يعني "العرض" في التمويل الفوري؟</w:t>
            </w:r>
          </w:p>
          <w:p w14:paraId="6AECA5A6" w14:textId="0EBCB8A8" w:rsidR="0DB4D49E" w:rsidRDefault="0DB4D49E" w:rsidP="5E57D3DC">
            <w:pPr>
              <w:bidi/>
              <w:spacing w:before="240" w:after="240"/>
              <w:jc w:val="right"/>
            </w:pPr>
            <w:r w:rsidRPr="5E57D3DC">
              <w:rPr>
                <w:rFonts w:ascii="GE SS Two Light" w:eastAsia="GE SS Two Light" w:hAnsi="GE SS Two Light" w:cs="GE SS Two Light"/>
                <w:rtl/>
              </w:rPr>
              <w:t xml:space="preserve">عند تقديم طلبك، يمنحك </w:t>
            </w:r>
            <w:r w:rsidRPr="5E57D3DC">
              <w:rPr>
                <w:rFonts w:ascii="GE SS Two Light" w:eastAsia="GE SS Two Light" w:hAnsi="GE SS Two Light" w:cs="GE SS Two Light"/>
              </w:rPr>
              <w:t>ONE</w:t>
            </w:r>
            <w:r w:rsidRPr="5E57D3DC">
              <w:rPr>
                <w:rFonts w:ascii="GE SS Two Light" w:eastAsia="GE SS Two Light" w:hAnsi="GE SS Two Light" w:cs="GE SS Two Light"/>
                <w:rtl/>
              </w:rPr>
              <w:t xml:space="preserve"> عرضًا واضحًا يوضح</w:t>
            </w:r>
            <w:r w:rsidR="003D5FBC">
              <w:rPr>
                <w:rFonts w:ascii="GE SS Two Light" w:eastAsia="GE SS Two Light" w:hAnsi="GE SS Two Light" w:cs="GE SS Two Light" w:hint="cs"/>
                <w:rtl/>
              </w:rPr>
              <w:t xml:space="preserve"> تفاصيل تمويلك</w:t>
            </w:r>
          </w:p>
          <w:p w14:paraId="403F8A4D" w14:textId="27DFBADE" w:rsidR="0DB4D49E" w:rsidRDefault="0DB4D49E" w:rsidP="5E57D3DC">
            <w:pPr>
              <w:bidi/>
              <w:spacing w:before="240" w:after="240"/>
              <w:jc w:val="right"/>
            </w:pPr>
            <w:r w:rsidRPr="5E57D3DC">
              <w:rPr>
                <w:rFonts w:ascii="GE SS Two Light" w:eastAsia="GE SS Two Light" w:hAnsi="GE SS Two Light" w:cs="GE SS Two Light"/>
                <w:rtl/>
              </w:rPr>
              <w:t>✅ بدون مفاجآت</w:t>
            </w:r>
            <w:r>
              <w:br/>
            </w:r>
            <w:r w:rsidRPr="5E57D3DC">
              <w:rPr>
                <w:rFonts w:ascii="GE SS Two Light" w:eastAsia="GE SS Two Light" w:hAnsi="GE SS Two Light" w:cs="GE SS Two Light"/>
                <w:rtl/>
              </w:rPr>
              <w:t xml:space="preserve"> ✅ بدون رسوم مخفية</w:t>
            </w:r>
            <w:r>
              <w:br/>
            </w:r>
            <w:r w:rsidRPr="5E57D3DC">
              <w:rPr>
                <w:rFonts w:ascii="GE SS Two Light" w:eastAsia="GE SS Two Light" w:hAnsi="GE SS Two Light" w:cs="GE SS Two Light"/>
                <w:rtl/>
              </w:rPr>
              <w:t xml:space="preserve"> اتفاقية شفافة تضمن أنك تعرف كل التفاصيل قبل الموافقة.</w:t>
            </w:r>
          </w:p>
          <w:p w14:paraId="47B5081C" w14:textId="531246A4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</w:p>
          <w:p w14:paraId="6AF442CA" w14:textId="50363E74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  <w:r w:rsidRPr="5E57D3DC">
              <w:rPr>
                <w:rFonts w:ascii="Aptos" w:eastAsia="Aptos" w:hAnsi="Aptos" w:cs="GE SS Two Light"/>
                <w:rtl/>
              </w:rPr>
              <w:t xml:space="preserve">تقدم بطلبك الآن عبر تطبيق </w:t>
            </w:r>
            <w:r w:rsidRPr="5E57D3DC">
              <w:rPr>
                <w:rFonts w:ascii="Aptos" w:eastAsia="Aptos" w:hAnsi="Aptos" w:cs="GE SS Two Light"/>
              </w:rPr>
              <w:t xml:space="preserve">ONE </w:t>
            </w:r>
          </w:p>
          <w:p w14:paraId="5497D863" w14:textId="68C8D07A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</w:p>
          <w:p w14:paraId="7CBFEC4D" w14:textId="153B44DB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</w:rPr>
            </w:pPr>
            <w:r w:rsidRPr="5E57D3DC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  <w:p w14:paraId="5D8600D9" w14:textId="505056A3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</w:rPr>
            </w:pPr>
          </w:p>
          <w:p w14:paraId="146391D3" w14:textId="463B39E8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</w:rPr>
            </w:pPr>
          </w:p>
        </w:tc>
      </w:tr>
      <w:tr w:rsidR="5E57D3DC" w14:paraId="3D492472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2298C7F2" w14:textId="24053A2B" w:rsidR="5E57D3DC" w:rsidRDefault="5E57D3DC" w:rsidP="5E57D3DC">
            <w:pPr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English Caption</w:t>
            </w:r>
          </w:p>
        </w:tc>
        <w:tc>
          <w:tcPr>
            <w:tcW w:w="4508" w:type="dxa"/>
            <w:shd w:val="clear" w:color="auto" w:fill="0E2841" w:themeFill="text2"/>
          </w:tcPr>
          <w:p w14:paraId="38F351FE" w14:textId="5E5824A0" w:rsidR="5E57D3DC" w:rsidRDefault="5E57D3DC" w:rsidP="5E57D3DC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Arabic Caption</w:t>
            </w:r>
          </w:p>
        </w:tc>
      </w:tr>
      <w:tr w:rsidR="5E57D3DC" w14:paraId="6137FF79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5D15C5B7" w14:textId="35858D96" w:rsidR="0DA0C1DC" w:rsidRDefault="0DA0C1DC" w:rsidP="2BC007F8">
            <w:pPr>
              <w:spacing w:before="240" w:after="240"/>
            </w:pPr>
            <w:r w:rsidRPr="2BC007F8">
              <w:rPr>
                <w:rFonts w:ascii="Aptos" w:eastAsia="Aptos" w:hAnsi="Aptos" w:cs="Aptos"/>
              </w:rPr>
              <w:t>Wondering what 'offer' means in instant financing?</w:t>
            </w:r>
            <w:r>
              <w:br/>
            </w:r>
            <w:r w:rsidRPr="2BC007F8">
              <w:rPr>
                <w:rFonts w:ascii="Aptos" w:eastAsia="Aptos" w:hAnsi="Aptos" w:cs="Aptos"/>
              </w:rPr>
              <w:t xml:space="preserve"> With ONE, get a clear offer outlining</w:t>
            </w:r>
            <w:r w:rsidR="003D5FBC">
              <w:rPr>
                <w:rFonts w:ascii="Aptos" w:eastAsia="Aptos" w:hAnsi="Aptos" w:cs="Aptos"/>
                <w:lang w:val="en-US"/>
              </w:rPr>
              <w:t xml:space="preserve"> </w:t>
            </w:r>
            <w:r w:rsidR="00D05645" w:rsidRPr="00D05645">
              <w:rPr>
                <w:rFonts w:ascii="Aptos" w:eastAsia="Aptos" w:hAnsi="Aptos" w:cs="Aptos"/>
                <w:lang w:val="en-US"/>
              </w:rPr>
              <w:t>your</w:t>
            </w:r>
            <w:r w:rsidR="00D05645">
              <w:rPr>
                <w:rFonts w:ascii="Aptos" w:eastAsia="Aptos" w:hAnsi="Aptos" w:cs="Aptos"/>
                <w:lang w:val="en-US"/>
              </w:rPr>
              <w:t xml:space="preserve"> </w:t>
            </w:r>
            <w:r w:rsidR="003D5FBC">
              <w:rPr>
                <w:rFonts w:ascii="Aptos" w:eastAsia="Aptos" w:hAnsi="Aptos" w:cs="Aptos"/>
                <w:lang w:val="en-US"/>
              </w:rPr>
              <w:t>Finance details</w:t>
            </w:r>
            <w:r w:rsidRPr="2BC007F8">
              <w:rPr>
                <w:rFonts w:ascii="Aptos" w:eastAsia="Aptos" w:hAnsi="Aptos" w:cs="Aptos"/>
              </w:rPr>
              <w:t>:</w:t>
            </w:r>
          </w:p>
          <w:p w14:paraId="5FB7C42D" w14:textId="3A891FDF" w:rsidR="0DA0C1DC" w:rsidRDefault="0DA0C1DC" w:rsidP="2BC007F8">
            <w:pPr>
              <w:spacing w:before="240" w:after="240"/>
            </w:pPr>
            <w:r w:rsidRPr="2BC007F8">
              <w:rPr>
                <w:rFonts w:ascii="Aptos" w:eastAsia="Aptos" w:hAnsi="Aptos" w:cs="Aptos"/>
              </w:rPr>
              <w:t>✅ No hidden fees</w:t>
            </w:r>
            <w:r>
              <w:br/>
            </w:r>
            <w:r w:rsidRPr="2BC007F8">
              <w:rPr>
                <w:rFonts w:ascii="Aptos" w:eastAsia="Aptos" w:hAnsi="Aptos" w:cs="Aptos"/>
              </w:rPr>
              <w:t xml:space="preserve"> ✅ No surprises</w:t>
            </w:r>
            <w:r>
              <w:br/>
            </w:r>
            <w:r w:rsidRPr="2BC007F8">
              <w:rPr>
                <w:rFonts w:ascii="Aptos" w:eastAsia="Aptos" w:hAnsi="Aptos" w:cs="Aptos"/>
              </w:rPr>
              <w:t xml:space="preserve"> A transparent agreement you can trust </w:t>
            </w:r>
          </w:p>
          <w:p w14:paraId="35D7A982" w14:textId="221F8FB9" w:rsidR="473A06A2" w:rsidRDefault="473A06A2" w:rsidP="2BC007F8">
            <w:pPr>
              <w:spacing w:before="240" w:after="240"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</w:rPr>
              <w:t>Apply now via ONE App</w:t>
            </w:r>
          </w:p>
          <w:p w14:paraId="72324F6F" w14:textId="618D4C76" w:rsidR="2BC007F8" w:rsidRDefault="2BC007F8" w:rsidP="2BC007F8">
            <w:pPr>
              <w:spacing w:before="240" w:after="240"/>
              <w:rPr>
                <w:rFonts w:ascii="Aptos" w:eastAsia="Aptos" w:hAnsi="Aptos" w:cs="Aptos"/>
              </w:rPr>
            </w:pPr>
          </w:p>
          <w:p w14:paraId="7E77DAB9" w14:textId="5758E857" w:rsidR="5E57D3DC" w:rsidRDefault="5E57D3DC" w:rsidP="2BC007F8">
            <w:pPr>
              <w:spacing w:before="240" w:after="240"/>
              <w:rPr>
                <w:rFonts w:cs="GE SS Two Light"/>
              </w:rPr>
            </w:pPr>
            <w:r w:rsidRPr="2BC007F8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</w:tc>
        <w:tc>
          <w:tcPr>
            <w:tcW w:w="4508" w:type="dxa"/>
            <w:shd w:val="clear" w:color="auto" w:fill="FFFFFF" w:themeFill="background1"/>
          </w:tcPr>
          <w:p w14:paraId="78B1A1C4" w14:textId="4075BC80" w:rsidR="67F5DFC5" w:rsidRDefault="67F5DFC5" w:rsidP="2BC007F8">
            <w:pPr>
              <w:rPr>
                <w:rFonts w:ascii="Aptos" w:eastAsia="Aptos" w:hAnsi="Aptos" w:cs="GE SS Two Light"/>
              </w:rPr>
            </w:pPr>
            <w:r w:rsidRPr="2BC007F8">
              <w:rPr>
                <w:rFonts w:ascii="Aptos" w:eastAsia="Aptos" w:hAnsi="Aptos" w:cs="Aptos"/>
                <w:rtl/>
              </w:rPr>
              <w:t>متسائل عن معنى 'العرض' في التمويل الفوري؟</w:t>
            </w:r>
            <w:r>
              <w:br/>
            </w:r>
            <w:r w:rsidRPr="2BC007F8">
              <w:rPr>
                <w:rFonts w:ascii="Aptos" w:eastAsia="Aptos" w:hAnsi="Aptos" w:cs="Aptos"/>
                <w:rtl/>
              </w:rPr>
              <w:t>، ستحصل على عرض واضح يتضمن</w:t>
            </w:r>
            <w:r w:rsidR="003D5FBC">
              <w:rPr>
                <w:rFonts w:hint="eastAsia"/>
                <w:rtl/>
              </w:rPr>
              <w:t xml:space="preserve"> </w:t>
            </w:r>
            <w:r w:rsidR="003D5FBC" w:rsidRPr="003D5FBC">
              <w:rPr>
                <w:rFonts w:ascii="Aptos" w:eastAsia="Aptos" w:hAnsi="Aptos" w:cs="Times New Roman" w:hint="eastAsia"/>
                <w:rtl/>
              </w:rPr>
              <w:t>تفاصيل</w:t>
            </w:r>
            <w:r w:rsidR="003D5FBC" w:rsidRPr="003D5FBC">
              <w:rPr>
                <w:rFonts w:ascii="Aptos" w:eastAsia="Aptos" w:hAnsi="Aptos" w:cs="Times New Roman"/>
                <w:rtl/>
              </w:rPr>
              <w:t xml:space="preserve"> </w:t>
            </w:r>
            <w:r w:rsidR="003D5FBC" w:rsidRPr="003D5FBC">
              <w:rPr>
                <w:rFonts w:ascii="Aptos" w:eastAsia="Aptos" w:hAnsi="Aptos" w:cs="Times New Roman" w:hint="eastAsia"/>
                <w:rtl/>
              </w:rPr>
              <w:t>تمويلك</w:t>
            </w:r>
            <w:r w:rsidR="003D5FBC">
              <w:rPr>
                <w:rFonts w:ascii="Aptos" w:eastAsia="Aptos" w:hAnsi="Aptos" w:cs="Aptos" w:hint="cs"/>
                <w:rtl/>
              </w:rPr>
              <w:t xml:space="preserve"> </w:t>
            </w:r>
            <w:r w:rsidR="003D5FBC">
              <w:rPr>
                <w:rFonts w:ascii="Aptos" w:eastAsia="Aptos" w:hAnsi="Aptos" w:cs="Aptos"/>
              </w:rPr>
              <w:t xml:space="preserve">  </w:t>
            </w:r>
          </w:p>
          <w:p w14:paraId="2CBAB93A" w14:textId="5F95846A" w:rsidR="67F5DFC5" w:rsidRDefault="67F5DFC5" w:rsidP="2BC007F8">
            <w:pPr>
              <w:bidi/>
              <w:spacing w:before="240" w:after="240"/>
              <w:rPr>
                <w:rFonts w:ascii="Aptos" w:eastAsia="Aptos" w:hAnsi="Aptos" w:cs="Aptos"/>
              </w:rPr>
            </w:pPr>
            <w:r w:rsidRPr="2BC007F8">
              <w:rPr>
                <w:rFonts w:ascii="Segoe UI Emoji" w:eastAsia="Aptos" w:hAnsi="Segoe UI Emoji" w:cs="Segoe UI Emoji" w:hint="cs"/>
                <w:rtl/>
              </w:rPr>
              <w:t>✅</w:t>
            </w:r>
            <w:r w:rsidRPr="2BC007F8">
              <w:rPr>
                <w:rFonts w:ascii="Aptos" w:eastAsia="Aptos" w:hAnsi="Aptos" w:cs="Aptos"/>
                <w:rtl/>
              </w:rPr>
              <w:t xml:space="preserve"> بدون رسوم مخفية</w:t>
            </w:r>
            <w:r>
              <w:br/>
            </w:r>
            <w:r w:rsidRPr="2BC007F8">
              <w:rPr>
                <w:rFonts w:ascii="Aptos" w:eastAsia="Aptos" w:hAnsi="Aptos" w:cs="Aptos"/>
                <w:rtl/>
              </w:rPr>
              <w:t xml:space="preserve"> ✅ بدون مفاجآت</w:t>
            </w:r>
            <w:r>
              <w:br/>
            </w:r>
            <w:r w:rsidRPr="2BC007F8">
              <w:rPr>
                <w:rFonts w:ascii="Aptos" w:eastAsia="Aptos" w:hAnsi="Aptos" w:cs="Aptos"/>
                <w:rtl/>
              </w:rPr>
              <w:t xml:space="preserve"> اتفاقية </w:t>
            </w:r>
            <w:r w:rsidR="003203E9">
              <w:rPr>
                <w:rFonts w:ascii="Aptos" w:eastAsia="Aptos" w:hAnsi="Aptos" w:cs="Arial" w:hint="cs"/>
                <w:rtl/>
              </w:rPr>
              <w:t>مع شفافية</w:t>
            </w:r>
            <w:r w:rsidR="003203E9" w:rsidRPr="2BC007F8">
              <w:rPr>
                <w:rFonts w:ascii="Aptos" w:eastAsia="Aptos" w:hAnsi="Aptos" w:cs="Aptos"/>
                <w:rtl/>
              </w:rPr>
              <w:t xml:space="preserve"> </w:t>
            </w:r>
            <w:r w:rsidRPr="2BC007F8">
              <w:rPr>
                <w:rFonts w:ascii="Aptos" w:eastAsia="Aptos" w:hAnsi="Aptos" w:cs="Aptos"/>
                <w:rtl/>
              </w:rPr>
              <w:t>يمكنك الوثوق بها</w:t>
            </w:r>
          </w:p>
          <w:p w14:paraId="518B225E" w14:textId="381107EA" w:rsidR="17BDCB03" w:rsidRDefault="17BDCB03" w:rsidP="2BC007F8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  <w:r w:rsidRPr="2BC007F8">
              <w:rPr>
                <w:rFonts w:ascii="Aptos" w:eastAsia="Aptos" w:hAnsi="Aptos" w:cs="GE SS Two Light"/>
                <w:rtl/>
              </w:rPr>
              <w:t xml:space="preserve">تقدم بطلبك الآن عبر تطبيق </w:t>
            </w:r>
            <w:r w:rsidRPr="2BC007F8">
              <w:rPr>
                <w:rFonts w:ascii="Aptos" w:eastAsia="Aptos" w:hAnsi="Aptos" w:cs="GE SS Two Light"/>
              </w:rPr>
              <w:t>ONE</w:t>
            </w:r>
          </w:p>
          <w:p w14:paraId="4BF51443" w14:textId="4C5927C4" w:rsidR="2BC007F8" w:rsidRDefault="2BC007F8" w:rsidP="2BC007F8">
            <w:pPr>
              <w:bidi/>
              <w:rPr>
                <w:rFonts w:ascii="Aptos" w:eastAsia="Aptos" w:hAnsi="Aptos" w:cs="GE SS Two Light"/>
              </w:rPr>
            </w:pPr>
          </w:p>
          <w:p w14:paraId="123A001D" w14:textId="56A074AB" w:rsidR="5E57D3DC" w:rsidRDefault="5E57D3DC" w:rsidP="5E57D3DC">
            <w:pPr>
              <w:bidi/>
              <w:rPr>
                <w:rFonts w:ascii="Aptos" w:eastAsia="Aptos" w:hAnsi="Aptos" w:cs="GE SS Two Light"/>
              </w:rPr>
            </w:pPr>
            <w:r w:rsidRPr="5E57D3DC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</w:tc>
      </w:tr>
      <w:tr w:rsidR="5E57D3DC" w14:paraId="00489032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3B938401" w14:textId="18A32FFA" w:rsidR="5E57D3DC" w:rsidRDefault="5E57D3DC" w:rsidP="5E57D3DC">
            <w:pPr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English Copy</w:t>
            </w:r>
          </w:p>
        </w:tc>
        <w:tc>
          <w:tcPr>
            <w:tcW w:w="4508" w:type="dxa"/>
            <w:shd w:val="clear" w:color="auto" w:fill="0E2841" w:themeFill="text2"/>
          </w:tcPr>
          <w:p w14:paraId="221B1912" w14:textId="391F7350" w:rsidR="5E57D3DC" w:rsidRDefault="5E57D3DC" w:rsidP="5E57D3DC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Arabic Copy</w:t>
            </w:r>
          </w:p>
        </w:tc>
      </w:tr>
      <w:tr w:rsidR="5E57D3DC" w14:paraId="7CE5D0DB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7BC32F4C" w14:textId="24053A2B" w:rsidR="5E57D3DC" w:rsidRDefault="5E57D3DC" w:rsidP="5E57D3DC">
            <w:pPr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English Caption</w:t>
            </w:r>
          </w:p>
        </w:tc>
        <w:tc>
          <w:tcPr>
            <w:tcW w:w="4508" w:type="dxa"/>
            <w:shd w:val="clear" w:color="auto" w:fill="0E2841" w:themeFill="text2"/>
          </w:tcPr>
          <w:p w14:paraId="70BA9BFE" w14:textId="5E5824A0" w:rsidR="5E57D3DC" w:rsidRDefault="5E57D3DC" w:rsidP="5E57D3DC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Arabic Caption</w:t>
            </w:r>
          </w:p>
        </w:tc>
      </w:tr>
      <w:tr w:rsidR="5E57D3DC" w14:paraId="775EF9A7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33E21126" w14:textId="18A32FFA" w:rsidR="5E57D3DC" w:rsidRDefault="5E57D3DC" w:rsidP="5E57D3DC">
            <w:pPr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English Copy</w:t>
            </w:r>
          </w:p>
        </w:tc>
        <w:tc>
          <w:tcPr>
            <w:tcW w:w="4508" w:type="dxa"/>
            <w:shd w:val="clear" w:color="auto" w:fill="0E2841" w:themeFill="text2"/>
          </w:tcPr>
          <w:p w14:paraId="4D036485" w14:textId="391F7350" w:rsidR="5E57D3DC" w:rsidRDefault="5E57D3DC" w:rsidP="5E57D3DC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Arabic Copy</w:t>
            </w:r>
          </w:p>
        </w:tc>
      </w:tr>
      <w:tr w:rsidR="5E57D3DC" w14:paraId="32A513EF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1F2E9625" w14:textId="6FB6ABFE" w:rsidR="1094F3A4" w:rsidRDefault="1094F3A4" w:rsidP="5E57D3DC">
            <w:pPr>
              <w:spacing w:before="240" w:after="240"/>
            </w:pPr>
            <w:r w:rsidRPr="42EFBCBD">
              <w:t>What Happens After Accepting Your</w:t>
            </w:r>
            <w:r w:rsidR="393794F3" w:rsidRPr="42EFBCBD">
              <w:t xml:space="preserve"> Instant Finance</w:t>
            </w:r>
            <w:r w:rsidRPr="42EFBCBD">
              <w:t xml:space="preserve"> Offer?</w:t>
            </w:r>
          </w:p>
          <w:p w14:paraId="39A215FE" w14:textId="138D8464" w:rsidR="1094F3A4" w:rsidRDefault="1094F3A4" w:rsidP="5E57D3DC">
            <w:pPr>
              <w:spacing w:before="240" w:after="240"/>
            </w:pPr>
            <w:r>
              <w:lastRenderedPageBreak/>
              <w:br/>
            </w:r>
            <w:r w:rsidRPr="5E57D3DC">
              <w:t xml:space="preserve"> Once you accept your Instant Finance offer</w:t>
            </w:r>
            <w:r w:rsidR="009102BC">
              <w:rPr>
                <w:lang w:val="en-US"/>
              </w:rPr>
              <w:t xml:space="preserve"> </w:t>
            </w:r>
            <w:r w:rsidR="00C956AF">
              <w:rPr>
                <w:lang w:val="en-US"/>
              </w:rPr>
              <w:t>and the agreements</w:t>
            </w:r>
            <w:r w:rsidRPr="5E57D3DC">
              <w:t>:</w:t>
            </w:r>
            <w:r>
              <w:br/>
            </w:r>
            <w:r w:rsidRPr="5E57D3DC">
              <w:t xml:space="preserve"> -Funds are transferred instantly to your salary account</w:t>
            </w:r>
            <w:r>
              <w:br/>
            </w:r>
            <w:r w:rsidRPr="5E57D3DC">
              <w:t xml:space="preserve"> - Repayments are scheduled </w:t>
            </w:r>
            <w:r w:rsidR="00C956AF">
              <w:rPr>
                <w:lang w:val="en-US"/>
              </w:rPr>
              <w:t>based on the selected due date</w:t>
            </w:r>
            <w:r>
              <w:br/>
            </w:r>
          </w:p>
          <w:p w14:paraId="341DD067" w14:textId="606B8B58" w:rsidR="1094F3A4" w:rsidRDefault="1094F3A4" w:rsidP="5E57D3DC">
            <w:pPr>
              <w:spacing w:before="240" w:after="240"/>
            </w:pPr>
            <w:r w:rsidRPr="5E57D3DC">
              <w:t xml:space="preserve">No stress. Just </w:t>
            </w:r>
            <w:r w:rsidR="003E67EB">
              <w:t>fund</w:t>
            </w:r>
            <w:r w:rsidR="003E67EB" w:rsidRPr="5E57D3DC">
              <w:t xml:space="preserve"> </w:t>
            </w:r>
            <w:r w:rsidRPr="5E57D3DC">
              <w:t xml:space="preserve">when you need </w:t>
            </w:r>
            <w:r w:rsidR="003E67EB">
              <w:t>it</w:t>
            </w:r>
            <w:r w:rsidRPr="5E57D3DC">
              <w:t>.</w:t>
            </w:r>
          </w:p>
          <w:p w14:paraId="541481D6" w14:textId="12AB60AD" w:rsidR="5E57D3DC" w:rsidRDefault="5E57D3DC" w:rsidP="5E57D3DC">
            <w:pPr>
              <w:spacing w:before="240" w:after="240"/>
              <w:rPr>
                <w:rFonts w:ascii="Aptos" w:eastAsia="Aptos" w:hAnsi="Aptos" w:cs="Aptos"/>
              </w:rPr>
            </w:pPr>
            <w:r w:rsidRPr="5E57D3DC">
              <w:rPr>
                <w:rFonts w:ascii="Aptos" w:eastAsia="Aptos" w:hAnsi="Aptos" w:cs="Aptos"/>
              </w:rPr>
              <w:t xml:space="preserve">Apply now via ONE App </w:t>
            </w:r>
          </w:p>
          <w:p w14:paraId="051EF424" w14:textId="61987A4E" w:rsidR="5E57D3DC" w:rsidRDefault="5E57D3DC" w:rsidP="5E57D3DC">
            <w:pPr>
              <w:spacing w:before="240" w:after="240"/>
              <w:rPr>
                <w:rFonts w:cs="GE SS Two Light"/>
              </w:rPr>
            </w:pPr>
            <w:r w:rsidRPr="5E57D3DC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</w:tc>
        <w:tc>
          <w:tcPr>
            <w:tcW w:w="4508" w:type="dxa"/>
            <w:shd w:val="clear" w:color="auto" w:fill="FFFFFF" w:themeFill="background1"/>
          </w:tcPr>
          <w:p w14:paraId="104D6646" w14:textId="51CAE92D" w:rsidR="535B66A8" w:rsidRDefault="535B66A8" w:rsidP="5E57D3DC">
            <w:pPr>
              <w:bidi/>
              <w:spacing w:before="240" w:after="240"/>
              <w:jc w:val="right"/>
            </w:pPr>
            <w:r w:rsidRPr="42EFBCBD">
              <w:rPr>
                <w:rFonts w:ascii="GE SS Two Light" w:eastAsia="GE SS Two Light" w:hAnsi="GE SS Two Light" w:cs="GE SS Two Light"/>
                <w:b/>
                <w:bCs/>
                <w:rtl/>
              </w:rPr>
              <w:lastRenderedPageBreak/>
              <w:t xml:space="preserve"> ماذا يحدث بعد قبول العرض</w:t>
            </w:r>
            <w:r w:rsidR="7D1A842B" w:rsidRPr="42EFBCBD">
              <w:rPr>
                <w:rFonts w:ascii="GE SS Two Light" w:eastAsia="GE SS Two Light" w:hAnsi="GE SS Two Light" w:cs="GE SS Two Light"/>
                <w:b/>
                <w:bCs/>
                <w:rtl/>
              </w:rPr>
              <w:t xml:space="preserve"> للتمويل الفوري</w:t>
            </w:r>
            <w:r w:rsidRPr="42EFBCBD">
              <w:rPr>
                <w:rFonts w:ascii="GE SS Two Light" w:eastAsia="GE SS Two Light" w:hAnsi="GE SS Two Light" w:cs="GE SS Two Light"/>
                <w:b/>
                <w:bCs/>
                <w:rtl/>
              </w:rPr>
              <w:t>؟</w:t>
            </w:r>
          </w:p>
          <w:p w14:paraId="01FCF32E" w14:textId="6296928E" w:rsidR="535B66A8" w:rsidRDefault="535B66A8" w:rsidP="5E57D3DC">
            <w:pPr>
              <w:bidi/>
              <w:spacing w:before="240" w:after="240"/>
              <w:jc w:val="right"/>
            </w:pPr>
            <w:r w:rsidRPr="5E57D3DC">
              <w:rPr>
                <w:rFonts w:ascii="GE SS Two Light" w:eastAsia="GE SS Two Light" w:hAnsi="GE SS Two Light" w:cs="GE SS Two Light"/>
                <w:rtl/>
              </w:rPr>
              <w:lastRenderedPageBreak/>
              <w:t>بمجرد قبولك عرض التمويل الفوري</w:t>
            </w:r>
            <w:r w:rsidR="009102BC">
              <w:rPr>
                <w:rFonts w:ascii="GE SS Two Light" w:eastAsia="GE SS Two Light" w:hAnsi="GE SS Two Light" w:cs="GE SS Two Light" w:hint="cs"/>
                <w:rtl/>
              </w:rPr>
              <w:t xml:space="preserve"> </w:t>
            </w:r>
            <w:r w:rsidR="00C956AF">
              <w:rPr>
                <w:rFonts w:ascii="GE SS Two Light" w:eastAsia="GE SS Two Light" w:hAnsi="GE SS Two Light" w:cs="GE SS Two Light" w:hint="cs"/>
                <w:rtl/>
                <w:lang w:bidi="ar-BH"/>
              </w:rPr>
              <w:t xml:space="preserve">و </w:t>
            </w:r>
            <w:r w:rsidR="009102BC">
              <w:rPr>
                <w:rFonts w:ascii="GE SS Two Light" w:eastAsia="GE SS Two Light" w:hAnsi="GE SS Two Light" w:cs="GE SS Two Light" w:hint="cs"/>
                <w:rtl/>
              </w:rPr>
              <w:t>الاتفاقيات</w:t>
            </w:r>
            <w:r w:rsidRPr="5E57D3DC">
              <w:rPr>
                <w:rFonts w:ascii="GE SS Two Light" w:eastAsia="GE SS Two Light" w:hAnsi="GE SS Two Light" w:cs="GE SS Two Light"/>
                <w:rtl/>
              </w:rPr>
              <w:t>:</w:t>
            </w:r>
            <w:r>
              <w:br/>
            </w:r>
            <w:r w:rsidRPr="5E57D3DC">
              <w:rPr>
                <w:rFonts w:ascii="GE SS Two Light" w:eastAsia="GE SS Two Light" w:hAnsi="GE SS Two Light" w:cs="GE SS Two Light"/>
                <w:rtl/>
              </w:rPr>
              <w:t xml:space="preserve"> - يتم تحويل المبلغ فورًا إلى حساب راتبك</w:t>
            </w:r>
            <w:r>
              <w:br/>
            </w:r>
            <w:r w:rsidRPr="5E57D3DC">
              <w:rPr>
                <w:rFonts w:ascii="GE SS Two Light" w:eastAsia="GE SS Two Light" w:hAnsi="GE SS Two Light" w:cs="GE SS Two Light"/>
                <w:rtl/>
              </w:rPr>
              <w:t xml:space="preserve"> - يتم جدولة السداد تلقائيًا </w:t>
            </w:r>
            <w:r w:rsidR="00C956AF" w:rsidRPr="00C956AF">
              <w:rPr>
                <w:rFonts w:ascii="GE SS Two Light" w:eastAsia="GE SS Two Light" w:hAnsi="GE SS Two Light" w:cs="GE SS Two Light" w:hint="eastAsia"/>
                <w:rtl/>
              </w:rPr>
              <w:t>بناءً</w:t>
            </w:r>
            <w:r w:rsidR="00C956AF" w:rsidRPr="00C956AF">
              <w:rPr>
                <w:rFonts w:ascii="GE SS Two Light" w:eastAsia="GE SS Two Light" w:hAnsi="GE SS Two Light" w:cs="GE SS Two Light"/>
                <w:rtl/>
              </w:rPr>
              <w:t xml:space="preserve"> </w:t>
            </w:r>
            <w:r w:rsidR="00C956AF" w:rsidRPr="00C956AF">
              <w:rPr>
                <w:rFonts w:ascii="GE SS Two Light" w:eastAsia="GE SS Two Light" w:hAnsi="GE SS Two Light" w:cs="GE SS Two Light" w:hint="eastAsia"/>
                <w:rtl/>
              </w:rPr>
              <w:t>على</w:t>
            </w:r>
            <w:r w:rsidR="00C956AF" w:rsidRPr="00C956AF">
              <w:rPr>
                <w:rFonts w:ascii="GE SS Two Light" w:eastAsia="GE SS Two Light" w:hAnsi="GE SS Two Light" w:cs="GE SS Two Light"/>
                <w:rtl/>
              </w:rPr>
              <w:t xml:space="preserve"> </w:t>
            </w:r>
            <w:r w:rsidR="00C956AF" w:rsidRPr="00C956AF">
              <w:rPr>
                <w:rFonts w:ascii="GE SS Two Light" w:eastAsia="GE SS Two Light" w:hAnsi="GE SS Two Light" w:cs="GE SS Two Light" w:hint="eastAsia"/>
                <w:rtl/>
              </w:rPr>
              <w:t>تاريخ</w:t>
            </w:r>
            <w:r w:rsidR="00C956AF" w:rsidRPr="00C956AF">
              <w:rPr>
                <w:rFonts w:ascii="GE SS Two Light" w:eastAsia="GE SS Two Light" w:hAnsi="GE SS Two Light" w:cs="GE SS Two Light"/>
                <w:rtl/>
              </w:rPr>
              <w:t xml:space="preserve"> </w:t>
            </w:r>
            <w:r w:rsidR="00C956AF" w:rsidRPr="00C956AF">
              <w:rPr>
                <w:rFonts w:ascii="GE SS Two Light" w:eastAsia="GE SS Two Light" w:hAnsi="GE SS Two Light" w:cs="GE SS Two Light" w:hint="eastAsia"/>
                <w:rtl/>
              </w:rPr>
              <w:t>الاستحقاق</w:t>
            </w:r>
            <w:r w:rsidR="00C956AF" w:rsidRPr="00C956AF">
              <w:rPr>
                <w:rFonts w:ascii="GE SS Two Light" w:eastAsia="GE SS Two Light" w:hAnsi="GE SS Two Light" w:cs="GE SS Two Light"/>
                <w:rtl/>
              </w:rPr>
              <w:t xml:space="preserve"> </w:t>
            </w:r>
            <w:r w:rsidR="00C956AF" w:rsidRPr="00C956AF">
              <w:rPr>
                <w:rFonts w:ascii="GE SS Two Light" w:eastAsia="GE SS Two Light" w:hAnsi="GE SS Two Light" w:cs="GE SS Two Light" w:hint="eastAsia"/>
                <w:rtl/>
              </w:rPr>
              <w:t>الذي</w:t>
            </w:r>
            <w:r w:rsidR="00C956AF" w:rsidRPr="00C956AF">
              <w:rPr>
                <w:rFonts w:ascii="GE SS Two Light" w:eastAsia="GE SS Two Light" w:hAnsi="GE SS Two Light" w:cs="GE SS Two Light"/>
                <w:rtl/>
              </w:rPr>
              <w:t xml:space="preserve"> </w:t>
            </w:r>
            <w:r w:rsidR="00C956AF" w:rsidRPr="00C956AF">
              <w:rPr>
                <w:rFonts w:ascii="GE SS Two Light" w:eastAsia="GE SS Two Light" w:hAnsi="GE SS Two Light" w:cs="GE SS Two Light" w:hint="eastAsia"/>
                <w:rtl/>
              </w:rPr>
              <w:t>اخترته</w:t>
            </w:r>
            <w:r w:rsidR="00C956AF">
              <w:rPr>
                <w:rFonts w:ascii="GE SS Two Light" w:eastAsia="GE SS Two Light" w:hAnsi="GE SS Two Light" w:cs="GE SS Two Light"/>
              </w:rPr>
              <w:t xml:space="preserve"> </w:t>
            </w:r>
            <w:r>
              <w:br/>
            </w:r>
            <w:r w:rsidRPr="5E57D3DC">
              <w:rPr>
                <w:rFonts w:ascii="GE SS Two Light" w:eastAsia="GE SS Two Light" w:hAnsi="GE SS Two Light" w:cs="GE SS Two Light"/>
                <w:rtl/>
              </w:rPr>
              <w:t xml:space="preserve"> - </w:t>
            </w:r>
          </w:p>
          <w:p w14:paraId="77CF4DCB" w14:textId="0605B6F2" w:rsidR="535B66A8" w:rsidRDefault="535B66A8" w:rsidP="5E57D3DC">
            <w:pPr>
              <w:bidi/>
              <w:spacing w:before="240" w:after="240"/>
              <w:jc w:val="right"/>
            </w:pPr>
            <w:r w:rsidRPr="5E57D3DC">
              <w:rPr>
                <w:rFonts w:ascii="GE SS Two Light" w:eastAsia="GE SS Two Light" w:hAnsi="GE SS Two Light" w:cs="GE SS Two Light"/>
                <w:rtl/>
              </w:rPr>
              <w:t xml:space="preserve">بدون توتر. </w:t>
            </w:r>
            <w:r w:rsidR="003203E9">
              <w:rPr>
                <w:rFonts w:ascii="GE SS Two Light" w:eastAsia="GE SS Two Light" w:hAnsi="GE SS Two Light" w:cs="GE SS Two Light" w:hint="cs"/>
                <w:rtl/>
              </w:rPr>
              <w:t>يمكنك الحصول على</w:t>
            </w:r>
            <w:r w:rsidR="003203E9" w:rsidRPr="5E57D3DC">
              <w:rPr>
                <w:rFonts w:ascii="GE SS Two Light" w:eastAsia="GE SS Two Light" w:hAnsi="GE SS Two Light" w:cs="GE SS Two Light"/>
                <w:rtl/>
              </w:rPr>
              <w:t xml:space="preserve"> </w:t>
            </w:r>
            <w:r w:rsidRPr="5E57D3DC">
              <w:rPr>
                <w:rFonts w:ascii="GE SS Two Light" w:eastAsia="GE SS Two Light" w:hAnsi="GE SS Two Light" w:cs="GE SS Two Light"/>
                <w:rtl/>
              </w:rPr>
              <w:t>تمويل متى ما احتجته.</w:t>
            </w:r>
          </w:p>
          <w:p w14:paraId="44459620" w14:textId="50363E74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  <w:r w:rsidRPr="5E57D3DC">
              <w:rPr>
                <w:rFonts w:ascii="Aptos" w:eastAsia="Aptos" w:hAnsi="Aptos" w:cs="GE SS Two Light"/>
                <w:rtl/>
              </w:rPr>
              <w:t xml:space="preserve">تقدم بطلبك الآن عبر تطبيق </w:t>
            </w:r>
            <w:r w:rsidRPr="5E57D3DC">
              <w:rPr>
                <w:rFonts w:ascii="Aptos" w:eastAsia="Aptos" w:hAnsi="Aptos" w:cs="GE SS Two Light"/>
              </w:rPr>
              <w:t xml:space="preserve">ONE </w:t>
            </w:r>
          </w:p>
          <w:p w14:paraId="5F916E0C" w14:textId="68C8D07A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</w:p>
          <w:p w14:paraId="7CA144FD" w14:textId="153B44DB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</w:rPr>
            </w:pPr>
            <w:r w:rsidRPr="5E57D3DC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  <w:p w14:paraId="7126B889" w14:textId="505056A3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</w:rPr>
            </w:pPr>
          </w:p>
          <w:p w14:paraId="1DBDFADA" w14:textId="463B39E8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</w:rPr>
            </w:pPr>
          </w:p>
        </w:tc>
      </w:tr>
      <w:tr w:rsidR="5E57D3DC" w14:paraId="6774948A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382D949A" w14:textId="24053A2B" w:rsidR="5E57D3DC" w:rsidRDefault="5E57D3DC" w:rsidP="5E57D3DC">
            <w:pPr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lastRenderedPageBreak/>
              <w:t>English Caption</w:t>
            </w:r>
          </w:p>
        </w:tc>
        <w:tc>
          <w:tcPr>
            <w:tcW w:w="4508" w:type="dxa"/>
            <w:shd w:val="clear" w:color="auto" w:fill="0E2841" w:themeFill="text2"/>
          </w:tcPr>
          <w:p w14:paraId="249F601B" w14:textId="5E5824A0" w:rsidR="5E57D3DC" w:rsidRDefault="5E57D3DC" w:rsidP="5E57D3DC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Arabic Caption</w:t>
            </w:r>
          </w:p>
        </w:tc>
      </w:tr>
      <w:tr w:rsidR="5E57D3DC" w14:paraId="4B64A4A7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0E1F794B" w14:textId="7CA5EE1F" w:rsidR="5351FAC7" w:rsidRDefault="5351FAC7" w:rsidP="2BC007F8">
            <w:pPr>
              <w:spacing w:before="240" w:after="240"/>
            </w:pPr>
            <w:r w:rsidRPr="2BC007F8">
              <w:rPr>
                <w:rFonts w:ascii="Aptos" w:eastAsia="Aptos" w:hAnsi="Aptos" w:cs="Aptos"/>
              </w:rPr>
              <w:t>After accepting the offer, everything is automated:</w:t>
            </w:r>
          </w:p>
          <w:p w14:paraId="479F5F6C" w14:textId="77777777" w:rsidR="00FC2D8B" w:rsidRDefault="5351FAC7" w:rsidP="00FC2D8B">
            <w:pPr>
              <w:pStyle w:val="ListParagraph"/>
              <w:numPr>
                <w:ilvl w:val="0"/>
                <w:numId w:val="33"/>
              </w:numPr>
              <w:ind w:left="360"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</w:rPr>
              <w:t>The amount is transferred to your account immediately</w:t>
            </w:r>
          </w:p>
          <w:p w14:paraId="0975EF3E" w14:textId="77777777" w:rsidR="00FC2D8B" w:rsidRDefault="00FC2D8B" w:rsidP="00FC2D8B">
            <w:pPr>
              <w:pStyle w:val="ListParagraph"/>
              <w:ind w:left="0"/>
              <w:rPr>
                <w:rFonts w:ascii="Aptos" w:eastAsia="Aptos" w:hAnsi="Aptos" w:cs="Aptos"/>
              </w:rPr>
            </w:pPr>
          </w:p>
          <w:p w14:paraId="79F9A3B2" w14:textId="77777777" w:rsidR="00FC2D8B" w:rsidRPr="00FC2D8B" w:rsidRDefault="5351FAC7" w:rsidP="00FC2D8B">
            <w:pPr>
              <w:pStyle w:val="ListParagraph"/>
              <w:numPr>
                <w:ilvl w:val="0"/>
                <w:numId w:val="33"/>
              </w:numPr>
              <w:ind w:left="360"/>
              <w:rPr>
                <w:rFonts w:ascii="Aptos" w:eastAsia="Aptos" w:hAnsi="Aptos" w:cs="Aptos"/>
              </w:rPr>
            </w:pPr>
            <w:r w:rsidRPr="00FC2D8B">
              <w:rPr>
                <w:rFonts w:ascii="Aptos" w:eastAsia="Aptos" w:hAnsi="Aptos" w:cs="Aptos"/>
              </w:rPr>
              <w:t xml:space="preserve">Repayment is scheduled </w:t>
            </w:r>
            <w:r w:rsidR="00C956AF" w:rsidRPr="00FC2D8B">
              <w:rPr>
                <w:lang w:val="en-US"/>
              </w:rPr>
              <w:t>based on the selected due date</w:t>
            </w:r>
          </w:p>
          <w:p w14:paraId="7909EDE7" w14:textId="77777777" w:rsidR="00FC2D8B" w:rsidRDefault="00FC2D8B" w:rsidP="00FC2D8B">
            <w:pPr>
              <w:pStyle w:val="ListParagraph"/>
            </w:pPr>
          </w:p>
          <w:p w14:paraId="6F1C1F69" w14:textId="77DE0062" w:rsidR="5351FAC7" w:rsidRDefault="00C956AF" w:rsidP="00FC2D8B">
            <w:pPr>
              <w:rPr>
                <w:rFonts w:eastAsia="Aptos"/>
              </w:rPr>
            </w:pPr>
            <w:r>
              <w:br/>
            </w:r>
            <w:r w:rsidR="5351FAC7" w:rsidRPr="2BC007F8">
              <w:rPr>
                <w:rFonts w:eastAsia="Aptos"/>
              </w:rPr>
              <w:t>Apply now via ONE App</w:t>
            </w:r>
          </w:p>
          <w:p w14:paraId="739CCDC3" w14:textId="396F0968" w:rsidR="5E57D3DC" w:rsidRDefault="5E57D3DC" w:rsidP="5E57D3DC">
            <w:pPr>
              <w:spacing w:before="240" w:after="240"/>
              <w:rPr>
                <w:rFonts w:cs="GE SS Two Light"/>
              </w:rPr>
            </w:pPr>
            <w:r w:rsidRPr="5E57D3DC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  <w:p w14:paraId="604EA105" w14:textId="04AF15A4" w:rsidR="5E57D3DC" w:rsidRDefault="5E57D3DC" w:rsidP="5E57D3DC">
            <w:pPr>
              <w:rPr>
                <w:rFonts w:ascii="Aptos" w:eastAsia="Aptos" w:hAnsi="Aptos" w:cs="GE SS Two Light"/>
              </w:rPr>
            </w:pPr>
          </w:p>
        </w:tc>
        <w:tc>
          <w:tcPr>
            <w:tcW w:w="4508" w:type="dxa"/>
            <w:shd w:val="clear" w:color="auto" w:fill="FFFFFF" w:themeFill="background1"/>
          </w:tcPr>
          <w:p w14:paraId="4F557296" w14:textId="77777777" w:rsidR="5E57D3DC" w:rsidRDefault="5E57D3DC" w:rsidP="5E57D3DC">
            <w:pPr>
              <w:bidi/>
              <w:rPr>
                <w:rFonts w:ascii="Aptos" w:eastAsia="Aptos" w:hAnsi="Aptos" w:cs="GE SS Two Light"/>
              </w:rPr>
            </w:pPr>
          </w:p>
          <w:p w14:paraId="04F914EF" w14:textId="48557F78" w:rsidR="5ADD3117" w:rsidRDefault="5ADD3117" w:rsidP="2BC007F8">
            <w:pPr>
              <w:bidi/>
              <w:spacing w:before="240" w:after="240"/>
            </w:pPr>
            <w:r w:rsidRPr="2BC007F8">
              <w:rPr>
                <w:rFonts w:ascii="Aptos" w:eastAsia="Aptos" w:hAnsi="Aptos" w:cs="Aptos"/>
                <w:rtl/>
              </w:rPr>
              <w:t>بعد قبول العرض، يتم كل شيء تلقائيًا:</w:t>
            </w:r>
          </w:p>
          <w:p w14:paraId="58BE88ED" w14:textId="3122362D" w:rsidR="5ADD3117" w:rsidRDefault="5ADD3117" w:rsidP="2BC007F8">
            <w:pPr>
              <w:pStyle w:val="ListParagraph"/>
              <w:numPr>
                <w:ilvl w:val="0"/>
                <w:numId w:val="2"/>
              </w:numPr>
              <w:bidi/>
              <w:spacing w:before="240" w:after="240"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  <w:rtl/>
              </w:rPr>
              <w:t>تحويل المبلغ إلى حسابك فورًا</w:t>
            </w:r>
          </w:p>
          <w:p w14:paraId="74F4BFB0" w14:textId="1AC19CDA" w:rsidR="5ADD3117" w:rsidRDefault="5ADD3117" w:rsidP="2BC007F8">
            <w:pPr>
              <w:pStyle w:val="ListParagraph"/>
              <w:numPr>
                <w:ilvl w:val="0"/>
                <w:numId w:val="2"/>
              </w:numPr>
              <w:bidi/>
              <w:spacing w:before="240" w:after="240"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  <w:rtl/>
              </w:rPr>
              <w:t xml:space="preserve">جدولة السداد </w:t>
            </w:r>
            <w:r w:rsidR="00C956AF" w:rsidRPr="00C956AF">
              <w:rPr>
                <w:rFonts w:ascii="GE SS Two Light" w:eastAsia="GE SS Two Light" w:hAnsi="GE SS Two Light" w:cs="GE SS Two Light" w:hint="eastAsia"/>
                <w:rtl/>
              </w:rPr>
              <w:t>بناءً</w:t>
            </w:r>
            <w:r w:rsidR="00C956AF" w:rsidRPr="00C956AF">
              <w:rPr>
                <w:rFonts w:ascii="GE SS Two Light" w:eastAsia="GE SS Two Light" w:hAnsi="GE SS Two Light" w:cs="GE SS Two Light"/>
                <w:rtl/>
              </w:rPr>
              <w:t xml:space="preserve"> </w:t>
            </w:r>
            <w:r w:rsidR="00C956AF" w:rsidRPr="00C956AF">
              <w:rPr>
                <w:rFonts w:ascii="GE SS Two Light" w:eastAsia="GE SS Two Light" w:hAnsi="GE SS Two Light" w:cs="GE SS Two Light" w:hint="eastAsia"/>
                <w:rtl/>
              </w:rPr>
              <w:t>على</w:t>
            </w:r>
            <w:r w:rsidR="00C956AF" w:rsidRPr="00C956AF">
              <w:rPr>
                <w:rFonts w:ascii="GE SS Two Light" w:eastAsia="GE SS Two Light" w:hAnsi="GE SS Two Light" w:cs="GE SS Two Light"/>
                <w:rtl/>
              </w:rPr>
              <w:t xml:space="preserve"> </w:t>
            </w:r>
            <w:r w:rsidR="00C956AF" w:rsidRPr="00C956AF">
              <w:rPr>
                <w:rFonts w:ascii="GE SS Two Light" w:eastAsia="GE SS Two Light" w:hAnsi="GE SS Two Light" w:cs="GE SS Two Light" w:hint="eastAsia"/>
                <w:rtl/>
              </w:rPr>
              <w:t>تاريخ</w:t>
            </w:r>
            <w:r w:rsidR="00C956AF" w:rsidRPr="00C956AF">
              <w:rPr>
                <w:rFonts w:ascii="GE SS Two Light" w:eastAsia="GE SS Two Light" w:hAnsi="GE SS Two Light" w:cs="GE SS Two Light"/>
                <w:rtl/>
              </w:rPr>
              <w:t xml:space="preserve"> </w:t>
            </w:r>
            <w:r w:rsidR="00C956AF" w:rsidRPr="00C956AF">
              <w:rPr>
                <w:rFonts w:ascii="GE SS Two Light" w:eastAsia="GE SS Two Light" w:hAnsi="GE SS Two Light" w:cs="GE SS Two Light" w:hint="eastAsia"/>
                <w:rtl/>
              </w:rPr>
              <w:t>الاستحقاق</w:t>
            </w:r>
            <w:r w:rsidR="00C956AF" w:rsidRPr="00C956AF">
              <w:rPr>
                <w:rFonts w:ascii="GE SS Two Light" w:eastAsia="GE SS Two Light" w:hAnsi="GE SS Two Light" w:cs="GE SS Two Light"/>
                <w:rtl/>
              </w:rPr>
              <w:t xml:space="preserve"> </w:t>
            </w:r>
            <w:r w:rsidR="00C956AF" w:rsidRPr="00C956AF">
              <w:rPr>
                <w:rFonts w:ascii="GE SS Two Light" w:eastAsia="GE SS Two Light" w:hAnsi="GE SS Two Light" w:cs="GE SS Two Light" w:hint="eastAsia"/>
                <w:rtl/>
              </w:rPr>
              <w:t>الذي</w:t>
            </w:r>
            <w:r w:rsidR="00C956AF" w:rsidRPr="00C956AF">
              <w:rPr>
                <w:rFonts w:ascii="GE SS Two Light" w:eastAsia="GE SS Two Light" w:hAnsi="GE SS Two Light" w:cs="GE SS Two Light"/>
                <w:rtl/>
              </w:rPr>
              <w:t xml:space="preserve"> </w:t>
            </w:r>
            <w:r w:rsidR="00C956AF" w:rsidRPr="00C956AF">
              <w:rPr>
                <w:rFonts w:ascii="GE SS Two Light" w:eastAsia="GE SS Two Light" w:hAnsi="GE SS Two Light" w:cs="GE SS Two Light" w:hint="eastAsia"/>
                <w:rtl/>
              </w:rPr>
              <w:t>اخترته</w:t>
            </w:r>
          </w:p>
          <w:p w14:paraId="297A2527" w14:textId="16660B85" w:rsidR="2BC007F8" w:rsidRDefault="2BC007F8" w:rsidP="2BC007F8">
            <w:pPr>
              <w:pStyle w:val="ListParagraph"/>
              <w:bidi/>
              <w:spacing w:before="240" w:after="240"/>
              <w:rPr>
                <w:rFonts w:ascii="Aptos" w:eastAsia="Aptos" w:hAnsi="Aptos" w:cs="Aptos"/>
              </w:rPr>
            </w:pPr>
          </w:p>
          <w:p w14:paraId="79ED9EFE" w14:textId="3FD2BBED" w:rsidR="3BEBC227" w:rsidRDefault="3BEBC227" w:rsidP="2BC007F8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  <w:r w:rsidRPr="2BC007F8">
              <w:rPr>
                <w:rFonts w:ascii="Aptos" w:eastAsia="Aptos" w:hAnsi="Aptos" w:cs="GE SS Two Light"/>
                <w:rtl/>
              </w:rPr>
              <w:t xml:space="preserve">تقدم بطلبك الآن عبر تطبيق </w:t>
            </w:r>
            <w:r w:rsidRPr="2BC007F8">
              <w:rPr>
                <w:rFonts w:ascii="Aptos" w:eastAsia="Aptos" w:hAnsi="Aptos" w:cs="GE SS Two Light"/>
              </w:rPr>
              <w:t>ONE</w:t>
            </w:r>
          </w:p>
          <w:p w14:paraId="100575E3" w14:textId="3792183A" w:rsidR="2BC007F8" w:rsidRDefault="2BC007F8" w:rsidP="2BC007F8">
            <w:pPr>
              <w:bidi/>
              <w:rPr>
                <w:rFonts w:ascii="Aptos" w:eastAsia="Aptos" w:hAnsi="Aptos" w:cs="GE SS Two Light"/>
              </w:rPr>
            </w:pPr>
          </w:p>
          <w:p w14:paraId="14521457" w14:textId="56A074AB" w:rsidR="5E57D3DC" w:rsidRDefault="5E57D3DC" w:rsidP="5E57D3DC">
            <w:pPr>
              <w:bidi/>
              <w:rPr>
                <w:rFonts w:ascii="Aptos" w:eastAsia="Aptos" w:hAnsi="Aptos" w:cs="GE SS Two Light"/>
              </w:rPr>
            </w:pPr>
            <w:r w:rsidRPr="5E57D3DC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</w:tc>
      </w:tr>
      <w:tr w:rsidR="5E57D3DC" w14:paraId="747EF4D2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18253ED7" w14:textId="18A32FFA" w:rsidR="5E57D3DC" w:rsidRDefault="5E57D3DC" w:rsidP="5E57D3DC">
            <w:pPr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English Copy</w:t>
            </w:r>
          </w:p>
        </w:tc>
        <w:tc>
          <w:tcPr>
            <w:tcW w:w="4508" w:type="dxa"/>
            <w:shd w:val="clear" w:color="auto" w:fill="0E2841" w:themeFill="text2"/>
          </w:tcPr>
          <w:p w14:paraId="10C35BEB" w14:textId="391F7350" w:rsidR="5E57D3DC" w:rsidRDefault="5E57D3DC" w:rsidP="5E57D3DC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Arabic Copy</w:t>
            </w:r>
          </w:p>
        </w:tc>
      </w:tr>
      <w:tr w:rsidR="5E57D3DC" w14:paraId="65E65C11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399C38C5" w14:textId="0BD3C506" w:rsidR="4FEB897E" w:rsidRDefault="4FEB897E" w:rsidP="5E57D3DC">
            <w:pPr>
              <w:spacing w:before="240" w:after="240"/>
            </w:pPr>
            <w:r w:rsidRPr="5E57D3DC">
              <w:rPr>
                <w:rFonts w:ascii="Aptos" w:eastAsia="Aptos" w:hAnsi="Aptos" w:cs="Aptos"/>
              </w:rPr>
              <w:t>Finished paying back your Instant Finance?</w:t>
            </w:r>
            <w:r>
              <w:br/>
            </w:r>
            <w:r w:rsidR="00C956AF">
              <w:rPr>
                <w:rFonts w:ascii="Aptos" w:eastAsia="Aptos" w:hAnsi="Aptos" w:cs="Aptos"/>
              </w:rPr>
              <w:t xml:space="preserve"> </w:t>
            </w:r>
            <w:r w:rsidR="00FC2D8B">
              <w:rPr>
                <w:rFonts w:ascii="Aptos" w:eastAsia="Aptos" w:hAnsi="Aptos" w:cs="Aptos"/>
              </w:rPr>
              <w:t>Y</w:t>
            </w:r>
            <w:r w:rsidR="00C956AF">
              <w:rPr>
                <w:rFonts w:ascii="Aptos" w:eastAsia="Aptos" w:hAnsi="Aptos" w:cs="Aptos"/>
              </w:rPr>
              <w:t>ou can</w:t>
            </w:r>
            <w:r w:rsidRPr="5E57D3DC">
              <w:rPr>
                <w:rFonts w:ascii="Aptos" w:eastAsia="Aptos" w:hAnsi="Aptos" w:cs="Aptos"/>
              </w:rPr>
              <w:t xml:space="preserve"> apply again </w:t>
            </w:r>
          </w:p>
          <w:p w14:paraId="7E804113" w14:textId="0184A853" w:rsidR="4FEB897E" w:rsidRDefault="4FEB897E" w:rsidP="5E57D3DC">
            <w:pPr>
              <w:spacing w:before="240" w:after="240"/>
            </w:pPr>
            <w:r w:rsidRPr="5E57D3DC">
              <w:rPr>
                <w:rFonts w:ascii="Aptos" w:eastAsia="Aptos" w:hAnsi="Aptos" w:cs="Aptos"/>
              </w:rPr>
              <w:t xml:space="preserve"> Up to BD 1,000.</w:t>
            </w:r>
            <w:r>
              <w:br/>
            </w:r>
            <w:r w:rsidRPr="5E57D3DC">
              <w:rPr>
                <w:rFonts w:ascii="Aptos" w:eastAsia="Aptos" w:hAnsi="Aptos" w:cs="Aptos"/>
              </w:rPr>
              <w:t xml:space="preserve"> Same speed. Same ease. </w:t>
            </w:r>
          </w:p>
          <w:p w14:paraId="4AF6D61B" w14:textId="12AB60AD" w:rsidR="5E57D3DC" w:rsidRDefault="5E57D3DC" w:rsidP="5E57D3DC">
            <w:pPr>
              <w:spacing w:before="240" w:after="240"/>
              <w:rPr>
                <w:rFonts w:ascii="Aptos" w:eastAsia="Aptos" w:hAnsi="Aptos" w:cs="Aptos"/>
              </w:rPr>
            </w:pPr>
            <w:r w:rsidRPr="5E57D3DC">
              <w:rPr>
                <w:rFonts w:ascii="Aptos" w:eastAsia="Aptos" w:hAnsi="Aptos" w:cs="Aptos"/>
              </w:rPr>
              <w:t xml:space="preserve">Apply now via ONE App </w:t>
            </w:r>
          </w:p>
          <w:p w14:paraId="1C3F447E" w14:textId="5F707A3B" w:rsidR="5E57D3DC" w:rsidRDefault="5E57D3DC" w:rsidP="5E57D3DC">
            <w:pPr>
              <w:spacing w:before="240" w:after="240"/>
              <w:rPr>
                <w:rFonts w:cs="GE SS Two Light"/>
              </w:rPr>
            </w:pPr>
            <w:r w:rsidRPr="5E57D3DC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</w:tc>
        <w:tc>
          <w:tcPr>
            <w:tcW w:w="4508" w:type="dxa"/>
            <w:shd w:val="clear" w:color="auto" w:fill="FFFFFF" w:themeFill="background1"/>
          </w:tcPr>
          <w:p w14:paraId="3995E5A0" w14:textId="563A2B1B" w:rsidR="077EFB40" w:rsidRDefault="077EFB40" w:rsidP="5E57D3DC">
            <w:pPr>
              <w:spacing w:before="240" w:after="240"/>
              <w:jc w:val="right"/>
            </w:pPr>
            <w:r w:rsidRPr="5E57D3DC">
              <w:rPr>
                <w:rFonts w:ascii="GE SS Two Light" w:eastAsia="GE SS Two Light" w:hAnsi="GE SS Two Light" w:cs="GE SS Two Light"/>
                <w:b/>
                <w:bCs/>
                <w:rtl/>
              </w:rPr>
              <w:t>انتهيت من سداد تمويلك الفوري؟</w:t>
            </w:r>
            <w:r>
              <w:br/>
            </w:r>
            <w:r w:rsidRPr="5E57D3DC">
              <w:rPr>
                <w:rFonts w:ascii="GE SS Two Light" w:eastAsia="GE SS Two Light" w:hAnsi="GE SS Two Light" w:cs="GE SS Two Light"/>
                <w:rtl/>
              </w:rPr>
              <w:t xml:space="preserve"> </w:t>
            </w:r>
            <w:r w:rsidR="00C956AF">
              <w:rPr>
                <w:rFonts w:ascii="GE SS Two Light" w:eastAsia="GE SS Two Light" w:hAnsi="GE SS Two Light" w:cs="GE SS Two Light" w:hint="cs"/>
                <w:rtl/>
              </w:rPr>
              <w:t xml:space="preserve">تستطيع التقديم </w:t>
            </w:r>
            <w:r w:rsidRPr="5E57D3DC">
              <w:rPr>
                <w:rFonts w:ascii="GE SS Two Light" w:eastAsia="GE SS Two Light" w:hAnsi="GE SS Two Light" w:cs="GE SS Two Light"/>
                <w:rtl/>
              </w:rPr>
              <w:t>مرة أخرى</w:t>
            </w:r>
            <w:r w:rsidRPr="5E57D3DC">
              <w:rPr>
                <w:rFonts w:ascii="GE SS Two Light" w:eastAsia="GE SS Two Light" w:hAnsi="GE SS Two Light" w:cs="GE SS Two Light"/>
              </w:rPr>
              <w:t>.</w:t>
            </w:r>
          </w:p>
          <w:p w14:paraId="24CDD0A6" w14:textId="3F05A403" w:rsidR="077EFB40" w:rsidRDefault="077EFB40" w:rsidP="5E57D3DC">
            <w:pPr>
              <w:spacing w:before="240" w:after="240"/>
              <w:jc w:val="right"/>
            </w:pPr>
            <w:r w:rsidRPr="5E57D3DC">
              <w:rPr>
                <w:rFonts w:ascii="GE SS Two Light" w:eastAsia="GE SS Two Light" w:hAnsi="GE SS Two Light" w:cs="GE SS Two Light"/>
                <w:rtl/>
              </w:rPr>
              <w:t>حتى 1,000 د.ب.</w:t>
            </w:r>
            <w:r>
              <w:br/>
            </w:r>
            <w:r w:rsidRPr="5E57D3DC">
              <w:rPr>
                <w:rFonts w:ascii="GE SS Two Light" w:eastAsia="GE SS Two Light" w:hAnsi="GE SS Two Light" w:cs="GE SS Two Light"/>
                <w:rtl/>
              </w:rPr>
              <w:t xml:space="preserve"> بنفس السرعة. وبنفس السهولة</w:t>
            </w:r>
            <w:r w:rsidRPr="5E57D3DC">
              <w:rPr>
                <w:rFonts w:ascii="GE SS Two Light" w:eastAsia="GE SS Two Light" w:hAnsi="GE SS Two Light" w:cs="GE SS Two Light"/>
              </w:rPr>
              <w:t>.</w:t>
            </w:r>
          </w:p>
          <w:p w14:paraId="3E52A82D" w14:textId="50363E74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  <w:r w:rsidRPr="5E57D3DC">
              <w:rPr>
                <w:rFonts w:ascii="Aptos" w:eastAsia="Aptos" w:hAnsi="Aptos" w:cs="GE SS Two Light"/>
                <w:rtl/>
              </w:rPr>
              <w:t xml:space="preserve">تقدم بطلبك الآن عبر تطبيق </w:t>
            </w:r>
            <w:r w:rsidRPr="5E57D3DC">
              <w:rPr>
                <w:rFonts w:ascii="Aptos" w:eastAsia="Aptos" w:hAnsi="Aptos" w:cs="GE SS Two Light"/>
              </w:rPr>
              <w:t xml:space="preserve">ONE </w:t>
            </w:r>
          </w:p>
          <w:p w14:paraId="51AA2BE9" w14:textId="68C8D07A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</w:p>
          <w:p w14:paraId="0243F7EE" w14:textId="153B44DB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</w:rPr>
            </w:pPr>
            <w:r w:rsidRPr="5E57D3DC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  <w:p w14:paraId="5AC1366E" w14:textId="505056A3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</w:rPr>
            </w:pPr>
          </w:p>
          <w:p w14:paraId="346F3BF5" w14:textId="463B39E8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</w:rPr>
            </w:pPr>
          </w:p>
        </w:tc>
      </w:tr>
      <w:tr w:rsidR="5E57D3DC" w14:paraId="012493E0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6B0BF0BA" w14:textId="24053A2B" w:rsidR="5E57D3DC" w:rsidRDefault="5E57D3DC" w:rsidP="5E57D3DC">
            <w:pPr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English Caption</w:t>
            </w:r>
          </w:p>
        </w:tc>
        <w:tc>
          <w:tcPr>
            <w:tcW w:w="4508" w:type="dxa"/>
            <w:shd w:val="clear" w:color="auto" w:fill="0E2841" w:themeFill="text2"/>
          </w:tcPr>
          <w:p w14:paraId="03C1750A" w14:textId="5E5824A0" w:rsidR="5E57D3DC" w:rsidRDefault="5E57D3DC" w:rsidP="5E57D3DC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Arabic Caption</w:t>
            </w:r>
          </w:p>
        </w:tc>
      </w:tr>
      <w:tr w:rsidR="5E57D3DC" w14:paraId="10190F99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31E96781" w14:textId="7D617A52" w:rsidR="6AC46536" w:rsidRDefault="6AC46536" w:rsidP="2BC007F8">
            <w:pPr>
              <w:spacing w:before="240" w:after="240"/>
            </w:pPr>
            <w:r w:rsidRPr="2BC007F8">
              <w:rPr>
                <w:rFonts w:ascii="Aptos" w:eastAsia="Aptos" w:hAnsi="Aptos" w:cs="Aptos"/>
              </w:rPr>
              <w:lastRenderedPageBreak/>
              <w:t>If you've finished repaying your instant financing, you can apply again.</w:t>
            </w:r>
            <w:r>
              <w:br/>
            </w:r>
            <w:r w:rsidRPr="2BC007F8">
              <w:rPr>
                <w:rFonts w:ascii="Aptos" w:eastAsia="Aptos" w:hAnsi="Aptos" w:cs="Aptos"/>
              </w:rPr>
              <w:t xml:space="preserve"> Get up to BD</w:t>
            </w:r>
            <w:r w:rsidR="003E67EB">
              <w:rPr>
                <w:rFonts w:ascii="Aptos" w:eastAsia="Aptos" w:hAnsi="Aptos" w:cs="Aptos"/>
              </w:rPr>
              <w:t xml:space="preserve"> </w:t>
            </w:r>
            <w:r w:rsidRPr="2BC007F8">
              <w:rPr>
                <w:rFonts w:ascii="Aptos" w:eastAsia="Aptos" w:hAnsi="Aptos" w:cs="Aptos"/>
              </w:rPr>
              <w:t>1,000 with the same speed and ease</w:t>
            </w:r>
            <w:r w:rsidR="003E67EB">
              <w:rPr>
                <w:rFonts w:ascii="Aptos" w:eastAsia="Aptos" w:hAnsi="Aptos" w:cs="Aptos"/>
              </w:rPr>
              <w:t>.</w:t>
            </w:r>
          </w:p>
          <w:p w14:paraId="4CA17EB9" w14:textId="396F0968" w:rsidR="5E57D3DC" w:rsidRDefault="5E57D3DC" w:rsidP="5E57D3DC">
            <w:pPr>
              <w:spacing w:before="240" w:after="240"/>
              <w:rPr>
                <w:rFonts w:cs="GE SS Two Light"/>
              </w:rPr>
            </w:pPr>
            <w:r w:rsidRPr="5E57D3DC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  <w:p w14:paraId="7584C52E" w14:textId="04AF15A4" w:rsidR="5E57D3DC" w:rsidRDefault="5E57D3DC" w:rsidP="5E57D3DC">
            <w:pPr>
              <w:rPr>
                <w:rFonts w:ascii="Aptos" w:eastAsia="Aptos" w:hAnsi="Aptos" w:cs="GE SS Two Light"/>
              </w:rPr>
            </w:pPr>
          </w:p>
        </w:tc>
        <w:tc>
          <w:tcPr>
            <w:tcW w:w="4508" w:type="dxa"/>
            <w:shd w:val="clear" w:color="auto" w:fill="FFFFFF" w:themeFill="background1"/>
          </w:tcPr>
          <w:p w14:paraId="5FC526E8" w14:textId="18CD93D3" w:rsidR="5E57D3DC" w:rsidRDefault="196A8850" w:rsidP="2BC007F8">
            <w:pPr>
              <w:bidi/>
            </w:pPr>
            <w:r w:rsidRPr="2BC007F8">
              <w:rPr>
                <w:rFonts w:ascii="Aptos" w:eastAsia="Aptos" w:hAnsi="Aptos" w:cs="Aptos"/>
                <w:rtl/>
              </w:rPr>
              <w:t>إذا انتهيت من سداد تمويلك الفوري، يمكنك التقديم مرة أخرى</w:t>
            </w:r>
            <w:r w:rsidR="5E57D3DC">
              <w:br/>
            </w:r>
            <w:r w:rsidRPr="2BC007F8">
              <w:rPr>
                <w:rFonts w:ascii="Aptos" w:eastAsia="Aptos" w:hAnsi="Aptos" w:cs="Aptos"/>
                <w:rtl/>
              </w:rPr>
              <w:t xml:space="preserve"> احصل حتى </w:t>
            </w:r>
            <w:r w:rsidRPr="2BC007F8">
              <w:rPr>
                <w:rFonts w:ascii="Aptos" w:eastAsia="Aptos" w:hAnsi="Aptos" w:cs="Aptos"/>
              </w:rPr>
              <w:t>1,000</w:t>
            </w:r>
            <w:r w:rsidRPr="2BC007F8">
              <w:rPr>
                <w:rFonts w:ascii="Aptos" w:eastAsia="Aptos" w:hAnsi="Aptos" w:cs="Aptos"/>
                <w:rtl/>
              </w:rPr>
              <w:t xml:space="preserve"> د.ب بنفس السرعة والسهولة.</w:t>
            </w:r>
          </w:p>
          <w:p w14:paraId="141A9BAE" w14:textId="16D85D16" w:rsidR="2BC007F8" w:rsidRDefault="2BC007F8" w:rsidP="2BC007F8">
            <w:pPr>
              <w:bidi/>
              <w:rPr>
                <w:rFonts w:ascii="Aptos" w:eastAsia="Aptos" w:hAnsi="Aptos" w:cs="Aptos"/>
              </w:rPr>
            </w:pPr>
          </w:p>
          <w:p w14:paraId="1B07B1B0" w14:textId="67DC36F9" w:rsidR="196A8850" w:rsidRDefault="196A8850" w:rsidP="2BC007F8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  <w:r w:rsidRPr="2BC007F8">
              <w:rPr>
                <w:rFonts w:ascii="Aptos" w:eastAsia="Aptos" w:hAnsi="Aptos" w:cs="GE SS Two Light"/>
                <w:rtl/>
              </w:rPr>
              <w:t xml:space="preserve">تقدم بطلبك الآن عبر تطبيق </w:t>
            </w:r>
            <w:r w:rsidRPr="2BC007F8">
              <w:rPr>
                <w:rFonts w:ascii="Aptos" w:eastAsia="Aptos" w:hAnsi="Aptos" w:cs="GE SS Two Light"/>
              </w:rPr>
              <w:t>ONE</w:t>
            </w:r>
          </w:p>
          <w:p w14:paraId="2BFF8D11" w14:textId="77E7DF8B" w:rsidR="2BC007F8" w:rsidRDefault="2BC007F8" w:rsidP="2BC007F8">
            <w:pPr>
              <w:bidi/>
              <w:rPr>
                <w:rFonts w:ascii="Aptos" w:eastAsia="Aptos" w:hAnsi="Aptos" w:cs="Aptos"/>
              </w:rPr>
            </w:pPr>
          </w:p>
          <w:p w14:paraId="698ADAFC" w14:textId="20D6710E" w:rsidR="2BC007F8" w:rsidRDefault="2BC007F8" w:rsidP="2BC007F8">
            <w:pPr>
              <w:bidi/>
              <w:rPr>
                <w:rFonts w:ascii="Aptos" w:eastAsia="Aptos" w:hAnsi="Aptos" w:cs="Aptos"/>
              </w:rPr>
            </w:pPr>
          </w:p>
          <w:p w14:paraId="16592312" w14:textId="56A074AB" w:rsidR="5E57D3DC" w:rsidRDefault="5E57D3DC" w:rsidP="5E57D3DC">
            <w:pPr>
              <w:bidi/>
              <w:rPr>
                <w:rFonts w:ascii="Aptos" w:eastAsia="Aptos" w:hAnsi="Aptos" w:cs="GE SS Two Light"/>
              </w:rPr>
            </w:pPr>
            <w:r w:rsidRPr="5E57D3DC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</w:tc>
      </w:tr>
      <w:tr w:rsidR="5E57D3DC" w14:paraId="61E69E2B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07F277B1" w14:textId="18A32FFA" w:rsidR="5E57D3DC" w:rsidRDefault="5E57D3DC" w:rsidP="5E57D3DC">
            <w:pPr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English Copy</w:t>
            </w:r>
          </w:p>
        </w:tc>
        <w:tc>
          <w:tcPr>
            <w:tcW w:w="4508" w:type="dxa"/>
            <w:shd w:val="clear" w:color="auto" w:fill="0E2841" w:themeFill="text2"/>
          </w:tcPr>
          <w:p w14:paraId="17E84154" w14:textId="391F7350" w:rsidR="5E57D3DC" w:rsidRDefault="5E57D3DC" w:rsidP="5E57D3DC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Arabic Copy</w:t>
            </w:r>
          </w:p>
        </w:tc>
      </w:tr>
      <w:tr w:rsidR="5E57D3DC" w14:paraId="76D7848C" w14:textId="77777777" w:rsidTr="6FDE285D">
        <w:trPr>
          <w:trHeight w:val="300"/>
          <w:jc w:val="center"/>
        </w:trPr>
        <w:tc>
          <w:tcPr>
            <w:tcW w:w="9016" w:type="dxa"/>
            <w:gridSpan w:val="2"/>
            <w:shd w:val="clear" w:color="auto" w:fill="0E2841" w:themeFill="text2"/>
          </w:tcPr>
          <w:p w14:paraId="2B2BD37F" w14:textId="729B2BFD" w:rsidR="61242BDB" w:rsidRDefault="61242BDB" w:rsidP="5E57D3DC">
            <w:pPr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Story</w:t>
            </w:r>
          </w:p>
        </w:tc>
      </w:tr>
      <w:tr w:rsidR="5E57D3DC" w14:paraId="58EADCD0" w14:textId="77777777" w:rsidTr="6FDE285D">
        <w:trPr>
          <w:trHeight w:val="2775"/>
          <w:jc w:val="center"/>
        </w:trPr>
        <w:tc>
          <w:tcPr>
            <w:tcW w:w="4508" w:type="dxa"/>
            <w:shd w:val="clear" w:color="auto" w:fill="FFFFFF" w:themeFill="background1"/>
          </w:tcPr>
          <w:p w14:paraId="31552FA8" w14:textId="29F1D58D" w:rsidR="0DC18D8E" w:rsidRDefault="0DC18D8E" w:rsidP="5E57D3DC">
            <w:pPr>
              <w:spacing w:before="240" w:after="240"/>
            </w:pPr>
            <w:r w:rsidRPr="5E57D3DC">
              <w:rPr>
                <w:rFonts w:ascii="Aptos" w:eastAsia="Aptos" w:hAnsi="Aptos" w:cs="Aptos"/>
              </w:rPr>
              <w:t>If you needed BD 500 today, how would you get it?</w:t>
            </w:r>
          </w:p>
          <w:p w14:paraId="6B31CBF9" w14:textId="1BA0F280" w:rsidR="0DC18D8E" w:rsidRDefault="0DC18D8E" w:rsidP="6FDE285D">
            <w:pPr>
              <w:spacing w:before="240" w:after="240"/>
              <w:rPr>
                <w:rFonts w:ascii="Aptos" w:eastAsia="Aptos" w:hAnsi="Aptos" w:cs="Aptos"/>
              </w:rPr>
            </w:pPr>
            <w:r w:rsidRPr="6FDE285D">
              <w:rPr>
                <w:rFonts w:ascii="Aptos" w:eastAsia="Aptos" w:hAnsi="Aptos" w:cs="Aptos"/>
              </w:rPr>
              <w:t xml:space="preserve">1. </w:t>
            </w:r>
            <w:r w:rsidR="3C6020C2" w:rsidRPr="6FDE285D">
              <w:rPr>
                <w:rFonts w:ascii="Aptos" w:eastAsia="Aptos" w:hAnsi="Aptos" w:cs="Aptos"/>
              </w:rPr>
              <w:t>Borrow money from family or friends</w:t>
            </w:r>
          </w:p>
          <w:p w14:paraId="763A69FE" w14:textId="1305D0B9" w:rsidR="0DC18D8E" w:rsidRDefault="0DC18D8E" w:rsidP="5E57D3DC">
            <w:pPr>
              <w:spacing w:before="240" w:after="240"/>
            </w:pPr>
            <w:r w:rsidRPr="5E57D3DC">
              <w:rPr>
                <w:rFonts w:ascii="Aptos" w:eastAsia="Aptos" w:hAnsi="Aptos" w:cs="Aptos"/>
              </w:rPr>
              <w:t>2. Instant Finance</w:t>
            </w:r>
          </w:p>
          <w:p w14:paraId="6CF5844C" w14:textId="5F707A3B" w:rsidR="5E57D3DC" w:rsidRDefault="5E57D3DC" w:rsidP="5E57D3DC">
            <w:pPr>
              <w:spacing w:before="240" w:after="240"/>
              <w:rPr>
                <w:rFonts w:cs="GE SS Two Light"/>
              </w:rPr>
            </w:pPr>
            <w:r w:rsidRPr="5E57D3DC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</w:tc>
        <w:tc>
          <w:tcPr>
            <w:tcW w:w="4508" w:type="dxa"/>
            <w:shd w:val="clear" w:color="auto" w:fill="FFFFFF" w:themeFill="background1"/>
          </w:tcPr>
          <w:p w14:paraId="1004C246" w14:textId="02EC7659" w:rsidR="4DC884C4" w:rsidRDefault="4DC884C4" w:rsidP="6FDE285D">
            <w:pPr>
              <w:bidi/>
              <w:spacing w:before="240" w:after="240"/>
              <w:jc w:val="right"/>
              <w:rPr>
                <w:rFonts w:ascii="GE SS Two Light" w:eastAsia="GE SS Two Light" w:hAnsi="GE SS Two Light" w:cs="GE SS Two Light"/>
                <w:rtl/>
              </w:rPr>
            </w:pPr>
            <w:r w:rsidRPr="6FDE285D">
              <w:rPr>
                <w:rFonts w:ascii="GE SS Two Light" w:eastAsia="GE SS Two Light" w:hAnsi="GE SS Two Light" w:cs="GE SS Two Light"/>
                <w:b/>
                <w:bCs/>
                <w:rtl/>
              </w:rPr>
              <w:t xml:space="preserve">إذا احتجت </w:t>
            </w:r>
            <w:r w:rsidRPr="6FDE285D">
              <w:rPr>
                <w:rFonts w:ascii="GE SS Two Light" w:eastAsia="GE SS Two Light" w:hAnsi="GE SS Two Light" w:cs="GE SS Two Light"/>
                <w:b/>
                <w:bCs/>
              </w:rPr>
              <w:t>500</w:t>
            </w:r>
            <w:r w:rsidRPr="6FDE285D">
              <w:rPr>
                <w:rFonts w:ascii="GE SS Two Light" w:eastAsia="GE SS Two Light" w:hAnsi="GE SS Two Light" w:cs="GE SS Two Light"/>
                <w:b/>
                <w:bCs/>
                <w:rtl/>
              </w:rPr>
              <w:t xml:space="preserve"> د.ب اليوم، كيف راح تحصل عليها؟</w:t>
            </w:r>
            <w:r>
              <w:br/>
            </w:r>
            <w:r w:rsidRPr="6FDE285D">
              <w:rPr>
                <w:rFonts w:ascii="GE SS Two Light" w:eastAsia="GE SS Two Light" w:hAnsi="GE SS Two Light" w:cs="GE SS Two Light"/>
                <w:rtl/>
              </w:rPr>
              <w:t xml:space="preserve"> </w:t>
            </w:r>
            <w:r w:rsidRPr="6FDE285D">
              <w:rPr>
                <w:rFonts w:ascii="GE SS Two Light" w:eastAsia="GE SS Two Light" w:hAnsi="GE SS Two Light" w:cs="GE SS Two Light"/>
              </w:rPr>
              <w:t>1</w:t>
            </w:r>
            <w:r w:rsidR="00901B6C" w:rsidRPr="6FDE285D">
              <w:rPr>
                <w:rFonts w:ascii="GE SS Two Light" w:eastAsia="GE SS Two Light" w:hAnsi="GE SS Two Light" w:cs="GE SS Two Light"/>
                <w:rtl/>
                <w:lang w:bidi="ar-BH"/>
              </w:rPr>
              <w:t>.</w:t>
            </w:r>
            <w:r w:rsidRPr="6FDE285D">
              <w:rPr>
                <w:rFonts w:ascii="GE SS Two Light" w:eastAsia="GE SS Two Light" w:hAnsi="GE SS Two Light" w:cs="GE SS Two Light"/>
                <w:rtl/>
              </w:rPr>
              <w:t xml:space="preserve"> </w:t>
            </w:r>
            <w:r w:rsidR="6CB9F40F" w:rsidRPr="6FDE285D">
              <w:rPr>
                <w:rFonts w:ascii="GE SS Two Light" w:eastAsia="GE SS Two Light" w:hAnsi="GE SS Two Light" w:cs="GE SS Two Light"/>
                <w:rtl/>
              </w:rPr>
              <w:t>بطلب سلفة من الأهل أو الأصدقاء</w:t>
            </w:r>
            <w:r>
              <w:br/>
            </w:r>
            <w:r w:rsidRPr="6FDE285D">
              <w:rPr>
                <w:rFonts w:ascii="GE SS Two Light" w:eastAsia="GE SS Two Light" w:hAnsi="GE SS Two Light" w:cs="GE SS Two Light"/>
                <w:rtl/>
              </w:rPr>
              <w:t xml:space="preserve"> </w:t>
            </w:r>
            <w:r w:rsidRPr="6FDE285D">
              <w:rPr>
                <w:rFonts w:ascii="GE SS Two Light" w:eastAsia="GE SS Two Light" w:hAnsi="GE SS Two Light" w:cs="GE SS Two Light"/>
              </w:rPr>
              <w:t>2</w:t>
            </w:r>
            <w:r w:rsidR="00901B6C" w:rsidRPr="6FDE285D">
              <w:rPr>
                <w:rFonts w:ascii="GE SS Two Light" w:eastAsia="GE SS Two Light" w:hAnsi="GE SS Two Light" w:cs="GE SS Two Light"/>
                <w:rtl/>
              </w:rPr>
              <w:t>.</w:t>
            </w:r>
            <w:r w:rsidRPr="6FDE285D">
              <w:rPr>
                <w:rFonts w:ascii="GE SS Two Light" w:eastAsia="GE SS Two Light" w:hAnsi="GE SS Two Light" w:cs="GE SS Two Light"/>
                <w:rtl/>
              </w:rPr>
              <w:t xml:space="preserve"> تمويل فوري</w:t>
            </w:r>
            <w:r w:rsidR="356B7FA0" w:rsidRPr="6FDE285D">
              <w:rPr>
                <w:rFonts w:ascii="GE SS Two Light" w:eastAsia="GE SS Two Light" w:hAnsi="GE SS Two Light" w:cs="GE SS Two Light"/>
                <w:rtl/>
              </w:rPr>
              <w:t xml:space="preserve"> من تطبيق </w:t>
            </w:r>
            <w:r w:rsidR="356B7FA0" w:rsidRPr="6FDE285D">
              <w:rPr>
                <w:rFonts w:ascii="GE SS Two Light" w:eastAsia="GE SS Two Light" w:hAnsi="GE SS Two Light" w:cs="GE SS Two Light"/>
              </w:rPr>
              <w:t>ONE</w:t>
            </w:r>
          </w:p>
          <w:p w14:paraId="324AA04B" w14:textId="153B44DB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</w:rPr>
            </w:pPr>
            <w:r w:rsidRPr="5E57D3DC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  <w:p w14:paraId="1B129B90" w14:textId="505056A3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</w:rPr>
            </w:pPr>
          </w:p>
          <w:p w14:paraId="728F2FB0" w14:textId="463B39E8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</w:rPr>
            </w:pPr>
          </w:p>
        </w:tc>
      </w:tr>
      <w:tr w:rsidR="5E57D3DC" w14:paraId="6182F163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669E6D49" w14:textId="18A32FFA" w:rsidR="5E57D3DC" w:rsidRDefault="5E57D3DC" w:rsidP="5E57D3DC">
            <w:pPr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English Copy</w:t>
            </w:r>
          </w:p>
        </w:tc>
        <w:tc>
          <w:tcPr>
            <w:tcW w:w="4508" w:type="dxa"/>
            <w:shd w:val="clear" w:color="auto" w:fill="0E2841" w:themeFill="text2"/>
          </w:tcPr>
          <w:p w14:paraId="53B35098" w14:textId="391F7350" w:rsidR="5E57D3DC" w:rsidRDefault="5E57D3DC" w:rsidP="5E57D3DC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Arabic Copy</w:t>
            </w:r>
          </w:p>
        </w:tc>
      </w:tr>
      <w:tr w:rsidR="5E57D3DC" w14:paraId="1168A786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1DC7C82F" w14:textId="12F9ABDA" w:rsidR="2A18006B" w:rsidRDefault="2A18006B" w:rsidP="5E57D3DC">
            <w:pPr>
              <w:spacing w:before="240" w:after="240"/>
            </w:pPr>
            <w:r w:rsidRPr="5E57D3DC">
              <w:rPr>
                <w:rFonts w:ascii="Aptos" w:eastAsia="Aptos" w:hAnsi="Aptos" w:cs="Aptos"/>
              </w:rPr>
              <w:t>Plan your future with ease, with flexible repayments of up to 12 months through Personal Finance.</w:t>
            </w:r>
          </w:p>
          <w:p w14:paraId="39175E48" w14:textId="46C34132" w:rsidR="2A18006B" w:rsidRDefault="2A18006B" w:rsidP="5E57D3DC">
            <w:pPr>
              <w:spacing w:before="240" w:after="240"/>
              <w:rPr>
                <w:rFonts w:ascii="Aptos" w:eastAsia="Aptos" w:hAnsi="Aptos" w:cs="Aptos"/>
              </w:rPr>
            </w:pPr>
            <w:r w:rsidRPr="5E57D3DC">
              <w:rPr>
                <w:rFonts w:ascii="Aptos" w:eastAsia="Aptos" w:hAnsi="Aptos" w:cs="Aptos"/>
              </w:rPr>
              <w:t xml:space="preserve">BD </w:t>
            </w:r>
            <w:r w:rsidR="787187FA" w:rsidRPr="5E57D3DC">
              <w:rPr>
                <w:rFonts w:ascii="Aptos" w:eastAsia="Aptos" w:hAnsi="Aptos" w:cs="Aptos"/>
              </w:rPr>
              <w:t>1</w:t>
            </w:r>
            <w:r w:rsidRPr="5E57D3DC">
              <w:rPr>
                <w:rFonts w:ascii="Aptos" w:eastAsia="Aptos" w:hAnsi="Aptos" w:cs="Aptos"/>
              </w:rPr>
              <w:t xml:space="preserve">,000 </w:t>
            </w:r>
          </w:p>
          <w:p w14:paraId="255DDF8E" w14:textId="47440E97" w:rsidR="2A18006B" w:rsidRDefault="2A18006B" w:rsidP="5E57D3DC">
            <w:pPr>
              <w:spacing w:before="240" w:after="240"/>
              <w:rPr>
                <w:rFonts w:ascii="Aptos" w:eastAsia="Aptos" w:hAnsi="Aptos" w:cs="Aptos"/>
              </w:rPr>
            </w:pPr>
            <w:r w:rsidRPr="5E57D3DC">
              <w:rPr>
                <w:rFonts w:ascii="Aptos" w:eastAsia="Aptos" w:hAnsi="Aptos" w:cs="Aptos"/>
              </w:rPr>
              <w:t>Apply now via ONE App</w:t>
            </w:r>
          </w:p>
          <w:p w14:paraId="21C624D5" w14:textId="5F707A3B" w:rsidR="5E57D3DC" w:rsidRDefault="5E57D3DC" w:rsidP="5E57D3DC">
            <w:pPr>
              <w:spacing w:before="240" w:after="240"/>
              <w:rPr>
                <w:rFonts w:cs="GE SS Two Light"/>
              </w:rPr>
            </w:pPr>
            <w:r w:rsidRPr="5E57D3DC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</w:tc>
        <w:tc>
          <w:tcPr>
            <w:tcW w:w="4508" w:type="dxa"/>
            <w:shd w:val="clear" w:color="auto" w:fill="FFFFFF" w:themeFill="background1"/>
          </w:tcPr>
          <w:p w14:paraId="2DB0F5EC" w14:textId="31E16DBA" w:rsidR="7EA93B7F" w:rsidRDefault="7EA93B7F" w:rsidP="5E57D3DC">
            <w:pPr>
              <w:spacing w:before="240" w:after="240"/>
              <w:jc w:val="right"/>
            </w:pPr>
            <w:r w:rsidRPr="46684FEF">
              <w:rPr>
                <w:rFonts w:ascii="GE SS Two Light" w:eastAsia="GE SS Two Light" w:hAnsi="GE SS Two Light" w:cs="GE SS Two Light"/>
                <w:rtl/>
              </w:rPr>
              <w:t>خطط لمستقبلك براح</w:t>
            </w:r>
            <w:r w:rsidR="6A874D46" w:rsidRPr="46684FEF">
              <w:rPr>
                <w:rFonts w:ascii="GE SS Two Light" w:eastAsia="GE SS Two Light" w:hAnsi="GE SS Two Light" w:cs="GE SS Two Light"/>
                <w:rtl/>
              </w:rPr>
              <w:t>ة</w:t>
            </w:r>
            <w:r w:rsidRPr="46684FEF">
              <w:rPr>
                <w:rFonts w:ascii="GE SS Two Light" w:eastAsia="GE SS Two Light" w:hAnsi="GE SS Two Light" w:cs="GE SS Two Light"/>
                <w:rtl/>
              </w:rPr>
              <w:t xml:space="preserve"> مع مرونة سداد تصل الى </w:t>
            </w:r>
            <w:r w:rsidR="7B6EE736" w:rsidRPr="46684FEF">
              <w:rPr>
                <w:rFonts w:ascii="GE SS Two Light" w:eastAsia="GE SS Two Light" w:hAnsi="GE SS Two Light" w:cs="GE SS Two Light"/>
                <w:rtl/>
              </w:rPr>
              <w:t xml:space="preserve">12 </w:t>
            </w:r>
            <w:r w:rsidRPr="46684FEF">
              <w:rPr>
                <w:rFonts w:ascii="GE SS Two Light" w:eastAsia="GE SS Two Light" w:hAnsi="GE SS Two Light" w:cs="GE SS Two Light"/>
                <w:rtl/>
              </w:rPr>
              <w:t>شهر مع التمويل ال</w:t>
            </w:r>
            <w:r w:rsidR="0B14CC82" w:rsidRPr="46684FEF">
              <w:rPr>
                <w:rFonts w:ascii="GE SS Two Light" w:eastAsia="GE SS Two Light" w:hAnsi="GE SS Two Light" w:cs="GE SS Two Light"/>
                <w:rtl/>
              </w:rPr>
              <w:t>فوري</w:t>
            </w:r>
            <w:r w:rsidR="0B14CC82" w:rsidRPr="46684FEF">
              <w:rPr>
                <w:rFonts w:ascii="GE SS Two Light" w:eastAsia="GE SS Two Light" w:hAnsi="GE SS Two Light" w:cs="GE SS Two Light"/>
              </w:rPr>
              <w:t xml:space="preserve"> </w:t>
            </w:r>
          </w:p>
          <w:p w14:paraId="497D3FDF" w14:textId="62ABE62C" w:rsidR="0B14CC82" w:rsidRDefault="0B14CC82" w:rsidP="5E57D3DC">
            <w:pPr>
              <w:bidi/>
              <w:spacing w:before="240" w:after="240"/>
              <w:jc w:val="both"/>
            </w:pPr>
            <w:r w:rsidRPr="5E57D3DC">
              <w:rPr>
                <w:rFonts w:ascii="GE SS Two Light" w:eastAsia="GE SS Two Light" w:hAnsi="GE SS Two Light" w:cs="GE SS Two Light"/>
              </w:rPr>
              <w:t>1,000</w:t>
            </w:r>
            <w:r w:rsidRPr="5E57D3DC">
              <w:rPr>
                <w:rFonts w:ascii="GE SS Two Light" w:eastAsia="GE SS Two Light" w:hAnsi="GE SS Two Light" w:cs="GE SS Two Light"/>
                <w:rtl/>
              </w:rPr>
              <w:t xml:space="preserve"> د.ب </w:t>
            </w:r>
          </w:p>
          <w:p w14:paraId="159AB635" w14:textId="531246A4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</w:p>
          <w:p w14:paraId="77BC42D6" w14:textId="56ECB6D5" w:rsidR="7EA93B7F" w:rsidRDefault="7EA93B7F" w:rsidP="5E57D3DC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  <w:r w:rsidRPr="5E57D3DC">
              <w:rPr>
                <w:rFonts w:ascii="Aptos" w:eastAsia="Aptos" w:hAnsi="Aptos" w:cs="GE SS Two Light"/>
                <w:rtl/>
              </w:rPr>
              <w:t xml:space="preserve">تقدم بطلبك الآن عبر تطبيق </w:t>
            </w:r>
            <w:r w:rsidRPr="5E57D3DC">
              <w:rPr>
                <w:rFonts w:ascii="Aptos" w:eastAsia="Aptos" w:hAnsi="Aptos" w:cs="GE SS Two Light"/>
              </w:rPr>
              <w:t xml:space="preserve">ONE </w:t>
            </w:r>
          </w:p>
          <w:p w14:paraId="0A6DD7AF" w14:textId="4FA0A305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</w:p>
          <w:p w14:paraId="719F5DF6" w14:textId="153B44DB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</w:rPr>
            </w:pPr>
            <w:r w:rsidRPr="5E57D3DC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  <w:p w14:paraId="2737494E" w14:textId="505056A3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</w:rPr>
            </w:pPr>
          </w:p>
          <w:p w14:paraId="6B35B351" w14:textId="463B39E8" w:rsidR="5E57D3DC" w:rsidRDefault="5E57D3DC" w:rsidP="5E57D3DC">
            <w:pPr>
              <w:bidi/>
              <w:jc w:val="right"/>
              <w:rPr>
                <w:rFonts w:ascii="Aptos" w:eastAsia="Aptos" w:hAnsi="Aptos" w:cs="GE SS Two Light"/>
              </w:rPr>
            </w:pPr>
          </w:p>
        </w:tc>
      </w:tr>
      <w:tr w:rsidR="5E57D3DC" w14:paraId="5384F108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233E3669" w14:textId="24053A2B" w:rsidR="5E57D3DC" w:rsidRDefault="5E57D3DC" w:rsidP="5E57D3DC">
            <w:pPr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English Caption</w:t>
            </w:r>
          </w:p>
        </w:tc>
        <w:tc>
          <w:tcPr>
            <w:tcW w:w="4508" w:type="dxa"/>
            <w:shd w:val="clear" w:color="auto" w:fill="0E2841" w:themeFill="text2"/>
          </w:tcPr>
          <w:p w14:paraId="1ECD59AA" w14:textId="5E5824A0" w:rsidR="5E57D3DC" w:rsidRDefault="5E57D3DC" w:rsidP="5E57D3DC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5E57D3DC">
              <w:rPr>
                <w:rFonts w:cs="GE SS Two Light"/>
                <w:color w:val="FFFFFF" w:themeColor="background1"/>
              </w:rPr>
              <w:t>Arabic Caption</w:t>
            </w:r>
          </w:p>
        </w:tc>
      </w:tr>
      <w:tr w:rsidR="5E57D3DC" w14:paraId="4B8F3CCF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0F2E20B3" w14:textId="2C629FD5" w:rsidR="45A0555B" w:rsidRDefault="45A0555B" w:rsidP="2BC007F8">
            <w:pPr>
              <w:spacing w:before="240" w:after="240"/>
            </w:pPr>
            <w:r w:rsidRPr="2BC007F8">
              <w:rPr>
                <w:rFonts w:ascii="Aptos" w:eastAsia="Aptos" w:hAnsi="Aptos" w:cs="Aptos"/>
              </w:rPr>
              <w:t>Make your life easier with instant financing of up to BD 1,000</w:t>
            </w:r>
            <w:r w:rsidR="003E67EB">
              <w:rPr>
                <w:rFonts w:ascii="Aptos" w:eastAsia="Aptos" w:hAnsi="Aptos" w:cs="Aptos" w:hint="cs"/>
                <w:rtl/>
              </w:rPr>
              <w:t>!</w:t>
            </w:r>
            <w:r>
              <w:br/>
            </w:r>
            <w:r w:rsidRPr="2BC007F8">
              <w:rPr>
                <w:rFonts w:ascii="Aptos" w:eastAsia="Aptos" w:hAnsi="Aptos" w:cs="Aptos"/>
              </w:rPr>
              <w:t xml:space="preserve"> Repayment flexibility of up to 12 months, with no complications.</w:t>
            </w:r>
          </w:p>
          <w:p w14:paraId="498950A7" w14:textId="768A2AEE" w:rsidR="45A0555B" w:rsidRDefault="45A0555B" w:rsidP="2BC007F8">
            <w:pPr>
              <w:spacing w:before="240" w:after="240"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</w:rPr>
              <w:t>Apply now via ONE App</w:t>
            </w:r>
          </w:p>
          <w:p w14:paraId="04A8650A" w14:textId="396F0968" w:rsidR="5E57D3DC" w:rsidRDefault="5E57D3DC" w:rsidP="5E57D3DC">
            <w:pPr>
              <w:spacing w:before="240" w:after="240"/>
              <w:rPr>
                <w:rFonts w:cs="GE SS Two Light"/>
              </w:rPr>
            </w:pPr>
            <w:r w:rsidRPr="5E57D3DC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  <w:p w14:paraId="3444013A" w14:textId="04AF15A4" w:rsidR="5E57D3DC" w:rsidRDefault="5E57D3DC" w:rsidP="5E57D3DC">
            <w:pPr>
              <w:rPr>
                <w:rFonts w:ascii="Aptos" w:eastAsia="Aptos" w:hAnsi="Aptos" w:cs="GE SS Two Light"/>
              </w:rPr>
            </w:pPr>
          </w:p>
        </w:tc>
        <w:tc>
          <w:tcPr>
            <w:tcW w:w="4508" w:type="dxa"/>
            <w:shd w:val="clear" w:color="auto" w:fill="FFFFFF" w:themeFill="background1"/>
          </w:tcPr>
          <w:p w14:paraId="1920F73F" w14:textId="778528B5" w:rsidR="5E57D3DC" w:rsidRDefault="5A002DAD" w:rsidP="2BC007F8">
            <w:pPr>
              <w:bidi/>
            </w:pPr>
            <w:r w:rsidRPr="2BC007F8">
              <w:rPr>
                <w:rFonts w:ascii="Aptos" w:eastAsia="Aptos" w:hAnsi="Aptos" w:cs="Aptos"/>
                <w:rtl/>
              </w:rPr>
              <w:t xml:space="preserve">اجعل حياتك أكثر سهولة مع تمويل فوري يصل إلى </w:t>
            </w:r>
            <w:r w:rsidRPr="2BC007F8">
              <w:rPr>
                <w:rFonts w:ascii="Aptos" w:eastAsia="Aptos" w:hAnsi="Aptos" w:cs="Aptos"/>
              </w:rPr>
              <w:t>1,000</w:t>
            </w:r>
            <w:r w:rsidRPr="2BC007F8">
              <w:rPr>
                <w:rFonts w:ascii="Aptos" w:eastAsia="Aptos" w:hAnsi="Aptos" w:cs="Aptos"/>
                <w:rtl/>
              </w:rPr>
              <w:t xml:space="preserve"> د.ب!</w:t>
            </w:r>
            <w:r w:rsidR="5E57D3DC">
              <w:br/>
            </w:r>
            <w:r w:rsidRPr="2BC007F8">
              <w:rPr>
                <w:rFonts w:ascii="Aptos" w:eastAsia="Aptos" w:hAnsi="Aptos" w:cs="Aptos"/>
                <w:rtl/>
              </w:rPr>
              <w:t xml:space="preserve"> مرونة سداد تصل إلى </w:t>
            </w:r>
            <w:r w:rsidRPr="2BC007F8">
              <w:rPr>
                <w:rFonts w:ascii="Aptos" w:eastAsia="Aptos" w:hAnsi="Aptos" w:cs="Aptos"/>
              </w:rPr>
              <w:t>12</w:t>
            </w:r>
            <w:r w:rsidRPr="2BC007F8">
              <w:rPr>
                <w:rFonts w:ascii="Aptos" w:eastAsia="Aptos" w:hAnsi="Aptos" w:cs="Aptos"/>
                <w:rtl/>
              </w:rPr>
              <w:t xml:space="preserve"> شهر، دون أي تعقيدات.</w:t>
            </w:r>
          </w:p>
          <w:p w14:paraId="658E3138" w14:textId="62F1D8B9" w:rsidR="3A520386" w:rsidRDefault="3A520386" w:rsidP="2BC007F8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  <w:r w:rsidRPr="2BC007F8">
              <w:rPr>
                <w:rFonts w:ascii="Aptos" w:eastAsia="Aptos" w:hAnsi="Aptos" w:cs="GE SS Two Light"/>
                <w:rtl/>
              </w:rPr>
              <w:t xml:space="preserve">تقدم بطلبك الآن عبر تطبيق </w:t>
            </w:r>
            <w:r w:rsidRPr="2BC007F8">
              <w:rPr>
                <w:rFonts w:ascii="Aptos" w:eastAsia="Aptos" w:hAnsi="Aptos" w:cs="GE SS Two Light"/>
              </w:rPr>
              <w:t>ONE</w:t>
            </w:r>
          </w:p>
          <w:p w14:paraId="66068172" w14:textId="4BE58FB2" w:rsidR="2BC007F8" w:rsidRDefault="2BC007F8" w:rsidP="2BC007F8">
            <w:pPr>
              <w:bidi/>
              <w:rPr>
                <w:rFonts w:ascii="Aptos" w:eastAsia="Aptos" w:hAnsi="Aptos" w:cs="Aptos"/>
              </w:rPr>
            </w:pPr>
          </w:p>
          <w:p w14:paraId="138E854A" w14:textId="56A074AB" w:rsidR="5E57D3DC" w:rsidRDefault="5E57D3DC" w:rsidP="5E57D3DC">
            <w:pPr>
              <w:bidi/>
              <w:rPr>
                <w:rFonts w:ascii="Aptos" w:eastAsia="Aptos" w:hAnsi="Aptos" w:cs="GE SS Two Light"/>
              </w:rPr>
            </w:pPr>
            <w:r w:rsidRPr="5E57D3DC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</w:tc>
      </w:tr>
      <w:tr w:rsidR="71AC025B" w14:paraId="11BE9C0F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5FB0E4AE" w14:textId="18A32FFA" w:rsidR="71AC025B" w:rsidRDefault="71AC025B" w:rsidP="71AC025B">
            <w:pPr>
              <w:jc w:val="center"/>
              <w:rPr>
                <w:rFonts w:cs="GE SS Two Light"/>
                <w:color w:val="FFFFFF" w:themeColor="background1"/>
              </w:rPr>
            </w:pPr>
            <w:r w:rsidRPr="71AC025B">
              <w:rPr>
                <w:rFonts w:cs="GE SS Two Light"/>
                <w:color w:val="FFFFFF" w:themeColor="background1"/>
              </w:rPr>
              <w:t>English Copy</w:t>
            </w:r>
          </w:p>
        </w:tc>
        <w:tc>
          <w:tcPr>
            <w:tcW w:w="4508" w:type="dxa"/>
            <w:shd w:val="clear" w:color="auto" w:fill="0E2841" w:themeFill="text2"/>
          </w:tcPr>
          <w:p w14:paraId="068466DD" w14:textId="391F7350" w:rsidR="71AC025B" w:rsidRDefault="71AC025B" w:rsidP="71AC025B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71AC025B">
              <w:rPr>
                <w:rFonts w:cs="GE SS Two Light"/>
                <w:color w:val="FFFFFF" w:themeColor="background1"/>
              </w:rPr>
              <w:t>Arabic Copy</w:t>
            </w:r>
          </w:p>
        </w:tc>
      </w:tr>
      <w:tr w:rsidR="71AC025B" w14:paraId="7E9055B1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12AE8EE5" w14:textId="5910C6D5" w:rsidR="64D39DBD" w:rsidRDefault="64D39DBD" w:rsidP="71AC025B">
            <w:pPr>
              <w:spacing w:before="240" w:after="240"/>
            </w:pPr>
            <w:r w:rsidRPr="71AC025B">
              <w:rPr>
                <w:rFonts w:ascii="Aptos" w:eastAsia="Aptos" w:hAnsi="Aptos" w:cs="Aptos"/>
                <w:b/>
                <w:bCs/>
              </w:rPr>
              <w:lastRenderedPageBreak/>
              <w:t>Easier and faster personal finance with ONE App</w:t>
            </w:r>
          </w:p>
          <w:p w14:paraId="145B7B1D" w14:textId="60AD506E" w:rsidR="64D39DBD" w:rsidRDefault="64D39DBD" w:rsidP="71AC025B">
            <w:pPr>
              <w:spacing w:before="240" w:after="240"/>
            </w:pPr>
            <w:r w:rsidRPr="71AC025B">
              <w:rPr>
                <w:rFonts w:ascii="Aptos" w:eastAsia="Aptos" w:hAnsi="Aptos" w:cs="Aptos"/>
              </w:rPr>
              <w:t>✔ Financing amounts up to BD 40,000</w:t>
            </w:r>
            <w:r>
              <w:br/>
            </w:r>
            <w:r w:rsidRPr="71AC025B">
              <w:rPr>
                <w:rFonts w:ascii="Aptos" w:eastAsia="Aptos" w:hAnsi="Aptos" w:cs="Aptos"/>
              </w:rPr>
              <w:t xml:space="preserve"> ✔ Instant approval</w:t>
            </w:r>
            <w:r>
              <w:br/>
            </w:r>
            <w:r w:rsidRPr="71AC025B">
              <w:rPr>
                <w:rFonts w:ascii="Aptos" w:eastAsia="Aptos" w:hAnsi="Aptos" w:cs="Aptos"/>
              </w:rPr>
              <w:t xml:space="preserve"> ✔ </w:t>
            </w:r>
            <w:r w:rsidRPr="0041097D">
              <w:rPr>
                <w:rFonts w:ascii="Aptos" w:eastAsia="Aptos" w:hAnsi="Aptos" w:cs="Aptos"/>
                <w:highlight w:val="yellow"/>
              </w:rPr>
              <w:t>Competitive Annual Percentage</w:t>
            </w:r>
            <w:r w:rsidRPr="71AC025B">
              <w:rPr>
                <w:rFonts w:ascii="Aptos" w:eastAsia="Aptos" w:hAnsi="Aptos" w:cs="Aptos"/>
              </w:rPr>
              <w:t xml:space="preserve"> Rate </w:t>
            </w:r>
            <w:r>
              <w:br/>
            </w:r>
            <w:r w:rsidRPr="71AC025B">
              <w:rPr>
                <w:rFonts w:ascii="Aptos" w:eastAsia="Aptos" w:hAnsi="Aptos" w:cs="Aptos"/>
              </w:rPr>
              <w:t xml:space="preserve"> ✔ Flexible repayment plans of up to 7 years</w:t>
            </w:r>
            <w:r>
              <w:br/>
            </w:r>
            <w:r w:rsidRPr="71AC025B">
              <w:rPr>
                <w:rFonts w:ascii="Aptos" w:eastAsia="Aptos" w:hAnsi="Aptos" w:cs="Aptos"/>
              </w:rPr>
              <w:t xml:space="preserve"> ✔ Simple digital steps</w:t>
            </w:r>
            <w:r>
              <w:br/>
            </w:r>
            <w:r w:rsidRPr="71AC025B">
              <w:rPr>
                <w:rFonts w:ascii="Aptos" w:eastAsia="Aptos" w:hAnsi="Aptos" w:cs="Aptos"/>
              </w:rPr>
              <w:t xml:space="preserve"> ✔ Salary transfer required</w:t>
            </w:r>
            <w:r>
              <w:br/>
            </w:r>
            <w:r w:rsidRPr="71AC025B">
              <w:rPr>
                <w:rFonts w:ascii="Aptos" w:eastAsia="Aptos" w:hAnsi="Aptos" w:cs="Aptos"/>
              </w:rPr>
              <w:t xml:space="preserve"> ✔ Licensed and Shariah-compliant financing</w:t>
            </w:r>
          </w:p>
          <w:p w14:paraId="5B5D63F1" w14:textId="0BADD1F9" w:rsidR="71AC025B" w:rsidRDefault="71AC025B" w:rsidP="71AC025B">
            <w:pPr>
              <w:spacing w:before="240" w:after="240"/>
              <w:rPr>
                <w:rFonts w:ascii="Aptos" w:eastAsia="Aptos" w:hAnsi="Aptos" w:cs="Aptos"/>
              </w:rPr>
            </w:pPr>
          </w:p>
          <w:p w14:paraId="67714B4A" w14:textId="47440E97" w:rsidR="71AC025B" w:rsidRDefault="71AC025B" w:rsidP="71AC025B">
            <w:pPr>
              <w:spacing w:before="240" w:after="240"/>
              <w:rPr>
                <w:rFonts w:ascii="Aptos" w:eastAsia="Aptos" w:hAnsi="Aptos" w:cs="Aptos"/>
              </w:rPr>
            </w:pPr>
            <w:r w:rsidRPr="71AC025B">
              <w:rPr>
                <w:rFonts w:ascii="Aptos" w:eastAsia="Aptos" w:hAnsi="Aptos" w:cs="Aptos"/>
              </w:rPr>
              <w:t>Apply now via ONE App</w:t>
            </w:r>
          </w:p>
          <w:p w14:paraId="1729311F" w14:textId="5F707A3B" w:rsidR="71AC025B" w:rsidRDefault="71AC025B" w:rsidP="71AC025B">
            <w:pPr>
              <w:spacing w:before="240" w:after="240"/>
              <w:rPr>
                <w:rFonts w:cs="GE SS Two Light"/>
              </w:rPr>
            </w:pPr>
            <w:r w:rsidRPr="71AC025B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</w:tc>
        <w:tc>
          <w:tcPr>
            <w:tcW w:w="4508" w:type="dxa"/>
            <w:shd w:val="clear" w:color="auto" w:fill="FFFFFF" w:themeFill="background1"/>
          </w:tcPr>
          <w:p w14:paraId="47B1DC17" w14:textId="53146D79" w:rsidR="03CE5336" w:rsidRDefault="03CE5336" w:rsidP="71AC025B">
            <w:pPr>
              <w:bidi/>
              <w:spacing w:before="240" w:after="240"/>
              <w:jc w:val="both"/>
            </w:pPr>
            <w:r w:rsidRPr="71AC025B">
              <w:rPr>
                <w:rFonts w:ascii="GE SS Two Light" w:eastAsia="GE SS Two Light" w:hAnsi="GE SS Two Light" w:cs="GE SS Two Light"/>
                <w:b/>
                <w:bCs/>
                <w:rtl/>
              </w:rPr>
              <w:t xml:space="preserve">تمويل شخصي أسهل وأسرع مع تطبيق </w:t>
            </w:r>
            <w:r w:rsidRPr="71AC025B">
              <w:rPr>
                <w:rFonts w:ascii="GE SS Two Light" w:eastAsia="GE SS Two Light" w:hAnsi="GE SS Two Light" w:cs="GE SS Two Light"/>
                <w:b/>
                <w:bCs/>
              </w:rPr>
              <w:t>ONE</w:t>
            </w:r>
          </w:p>
          <w:p w14:paraId="45703433" w14:textId="77777777" w:rsidR="009D738A" w:rsidRDefault="03CE5336" w:rsidP="71AC025B">
            <w:pPr>
              <w:bidi/>
              <w:spacing w:before="240" w:after="240"/>
              <w:jc w:val="both"/>
              <w:rPr>
                <w:rFonts w:ascii="GE SS Two Light" w:eastAsia="GE SS Two Light" w:hAnsi="GE SS Two Light" w:cs="GE SS Two Light"/>
              </w:rPr>
            </w:pPr>
            <w:r>
              <w:br/>
            </w:r>
            <w:r w:rsidR="0DC3BC25" w:rsidRPr="71AC025B">
              <w:rPr>
                <w:rFonts w:ascii="GE SS Two Light" w:eastAsia="GE SS Two Light" w:hAnsi="GE SS Two Light" w:cs="GE SS Two Light"/>
                <w:rtl/>
              </w:rPr>
              <w:t xml:space="preserve">✔ مبالغ تمويلية تصل حتى </w:t>
            </w:r>
            <w:r w:rsidR="0DC3BC25" w:rsidRPr="71AC025B">
              <w:rPr>
                <w:rFonts w:ascii="GE SS Two Light" w:eastAsia="GE SS Two Light" w:hAnsi="GE SS Two Light" w:cs="GE SS Two Light"/>
              </w:rPr>
              <w:t>40,000</w:t>
            </w:r>
            <w:r w:rsidR="0DC3BC25" w:rsidRPr="71AC025B">
              <w:rPr>
                <w:rFonts w:ascii="GE SS Two Light" w:eastAsia="GE SS Two Light" w:hAnsi="GE SS Two Light" w:cs="GE SS Two Light"/>
                <w:rtl/>
              </w:rPr>
              <w:t xml:space="preserve"> د.ب</w:t>
            </w:r>
            <w:r>
              <w:br/>
            </w:r>
            <w:r w:rsidR="0DC3BC25" w:rsidRPr="71AC025B">
              <w:rPr>
                <w:rFonts w:ascii="GE SS Two Light" w:eastAsia="GE SS Two Light" w:hAnsi="GE SS Two Light" w:cs="GE SS Two Light"/>
                <w:rtl/>
              </w:rPr>
              <w:t xml:space="preserve"> ✔ موافقة فورية </w:t>
            </w:r>
            <w:r>
              <w:br/>
            </w:r>
            <w:r w:rsidR="0DC3BC25" w:rsidRPr="71AC025B">
              <w:rPr>
                <w:rFonts w:ascii="GE SS Two Light" w:eastAsia="GE SS Two Light" w:hAnsi="GE SS Two Light" w:cs="GE SS Two Light"/>
                <w:rtl/>
              </w:rPr>
              <w:t xml:space="preserve"> ✔ </w:t>
            </w:r>
            <w:commentRangeStart w:id="1"/>
            <w:r w:rsidR="0DC3BC25" w:rsidRPr="0041097D">
              <w:rPr>
                <w:rFonts w:ascii="GE SS Two Light" w:eastAsia="GE SS Two Light" w:hAnsi="GE SS Two Light" w:cs="GE SS Two Light"/>
                <w:highlight w:val="yellow"/>
                <w:rtl/>
              </w:rPr>
              <w:t>نسبة ربح سنوية</w:t>
            </w:r>
            <w:commentRangeEnd w:id="1"/>
            <w:r w:rsidR="0041097D">
              <w:rPr>
                <w:rStyle w:val="CommentReference"/>
              </w:rPr>
              <w:commentReference w:id="1"/>
            </w:r>
            <w:r w:rsidR="0DC3BC25" w:rsidRPr="71AC025B">
              <w:rPr>
                <w:rFonts w:ascii="GE SS Two Light" w:eastAsia="GE SS Two Light" w:hAnsi="GE SS Two Light" w:cs="GE SS Two Light"/>
                <w:rtl/>
              </w:rPr>
              <w:t xml:space="preserve"> </w:t>
            </w:r>
          </w:p>
          <w:p w14:paraId="275C283D" w14:textId="79EAF2C4" w:rsidR="03CE5336" w:rsidRDefault="0DC3BC25" w:rsidP="009D738A">
            <w:pPr>
              <w:bidi/>
              <w:spacing w:before="240" w:after="240"/>
              <w:jc w:val="both"/>
            </w:pPr>
            <w:r w:rsidRPr="71AC025B">
              <w:rPr>
                <w:rFonts w:ascii="GE SS Two Light" w:eastAsia="GE SS Two Light" w:hAnsi="GE SS Two Light" w:cs="GE SS Two Light"/>
                <w:rtl/>
              </w:rPr>
              <w:t xml:space="preserve">تنافسية </w:t>
            </w:r>
            <w:r w:rsidR="03CE5336">
              <w:br/>
            </w:r>
            <w:r w:rsidRPr="71AC025B">
              <w:rPr>
                <w:rFonts w:ascii="GE SS Two Light" w:eastAsia="GE SS Two Light" w:hAnsi="GE SS Two Light" w:cs="GE SS Two Light"/>
                <w:rtl/>
              </w:rPr>
              <w:t xml:space="preserve"> ✔ خطط سداد مرنة تصل حتى </w:t>
            </w:r>
            <w:r w:rsidRPr="71AC025B">
              <w:rPr>
                <w:rFonts w:ascii="GE SS Two Light" w:eastAsia="GE SS Two Light" w:hAnsi="GE SS Two Light" w:cs="GE SS Two Light"/>
              </w:rPr>
              <w:t>7</w:t>
            </w:r>
            <w:r w:rsidRPr="71AC025B">
              <w:rPr>
                <w:rFonts w:ascii="GE SS Two Light" w:eastAsia="GE SS Two Light" w:hAnsi="GE SS Two Light" w:cs="GE SS Two Light"/>
                <w:rtl/>
              </w:rPr>
              <w:t xml:space="preserve"> سنوات</w:t>
            </w:r>
            <w:r w:rsidR="03CE5336">
              <w:br/>
            </w:r>
            <w:r w:rsidRPr="71AC025B">
              <w:rPr>
                <w:rFonts w:ascii="GE SS Two Light" w:eastAsia="GE SS Two Light" w:hAnsi="GE SS Two Light" w:cs="GE SS Two Light"/>
                <w:rtl/>
              </w:rPr>
              <w:t xml:space="preserve"> ✔ خطوات رقمية بسيطة</w:t>
            </w:r>
            <w:r w:rsidR="03CE5336">
              <w:br/>
            </w:r>
            <w:r w:rsidRPr="71AC025B">
              <w:rPr>
                <w:rFonts w:ascii="GE SS Two Light" w:eastAsia="GE SS Two Light" w:hAnsi="GE SS Two Light" w:cs="GE SS Two Light"/>
                <w:rtl/>
              </w:rPr>
              <w:t xml:space="preserve"> ✔ تحويل الراتب مطلوب </w:t>
            </w:r>
            <w:r w:rsidR="03CE5336">
              <w:br/>
            </w:r>
            <w:r w:rsidRPr="71AC025B">
              <w:rPr>
                <w:rFonts w:ascii="GE SS Two Light" w:eastAsia="GE SS Two Light" w:hAnsi="GE SS Two Light" w:cs="GE SS Two Light"/>
                <w:rtl/>
              </w:rPr>
              <w:t xml:space="preserve"> ✔ تمويل مرخّص ومتوافق مع الشريعة </w:t>
            </w:r>
          </w:p>
          <w:p w14:paraId="7F57A668" w14:textId="531246A4" w:rsidR="71AC025B" w:rsidRDefault="71AC025B" w:rsidP="71AC025B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</w:p>
          <w:p w14:paraId="7580DBCA" w14:textId="56ECB6D5" w:rsidR="71AC025B" w:rsidRDefault="71AC025B" w:rsidP="71AC025B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  <w:r w:rsidRPr="71AC025B">
              <w:rPr>
                <w:rFonts w:ascii="Aptos" w:eastAsia="Aptos" w:hAnsi="Aptos" w:cs="GE SS Two Light"/>
                <w:rtl/>
              </w:rPr>
              <w:t xml:space="preserve">تقدم بطلبك الآن عبر تطبيق </w:t>
            </w:r>
            <w:r w:rsidRPr="71AC025B">
              <w:rPr>
                <w:rFonts w:ascii="Aptos" w:eastAsia="Aptos" w:hAnsi="Aptos" w:cs="GE SS Two Light"/>
              </w:rPr>
              <w:t xml:space="preserve">ONE </w:t>
            </w:r>
          </w:p>
          <w:p w14:paraId="5476C997" w14:textId="4FA0A305" w:rsidR="71AC025B" w:rsidRDefault="71AC025B" w:rsidP="71AC025B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</w:p>
          <w:p w14:paraId="1F678FD3" w14:textId="153B44DB" w:rsidR="71AC025B" w:rsidRDefault="71AC025B" w:rsidP="71AC025B">
            <w:pPr>
              <w:bidi/>
              <w:jc w:val="right"/>
              <w:rPr>
                <w:rFonts w:ascii="Aptos" w:eastAsia="Aptos" w:hAnsi="Aptos" w:cs="GE SS Two Light"/>
              </w:rPr>
            </w:pPr>
            <w:r w:rsidRPr="71AC025B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  <w:p w14:paraId="4EF59357" w14:textId="505056A3" w:rsidR="71AC025B" w:rsidRDefault="71AC025B" w:rsidP="71AC025B">
            <w:pPr>
              <w:bidi/>
              <w:jc w:val="right"/>
              <w:rPr>
                <w:rFonts w:ascii="Aptos" w:eastAsia="Aptos" w:hAnsi="Aptos" w:cs="GE SS Two Light"/>
              </w:rPr>
            </w:pPr>
          </w:p>
          <w:p w14:paraId="229E15EE" w14:textId="463B39E8" w:rsidR="71AC025B" w:rsidRDefault="71AC025B" w:rsidP="71AC025B">
            <w:pPr>
              <w:bidi/>
              <w:jc w:val="right"/>
              <w:rPr>
                <w:rFonts w:ascii="Aptos" w:eastAsia="Aptos" w:hAnsi="Aptos" w:cs="GE SS Two Light"/>
              </w:rPr>
            </w:pPr>
          </w:p>
        </w:tc>
      </w:tr>
      <w:tr w:rsidR="71AC025B" w14:paraId="744EE596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7D8E0411" w14:textId="24053A2B" w:rsidR="71AC025B" w:rsidRDefault="71AC025B" w:rsidP="71AC025B">
            <w:pPr>
              <w:jc w:val="center"/>
              <w:rPr>
                <w:rFonts w:cs="GE SS Two Light"/>
                <w:color w:val="FFFFFF" w:themeColor="background1"/>
              </w:rPr>
            </w:pPr>
            <w:r w:rsidRPr="71AC025B">
              <w:rPr>
                <w:rFonts w:cs="GE SS Two Light"/>
                <w:color w:val="FFFFFF" w:themeColor="background1"/>
              </w:rPr>
              <w:t>English Caption</w:t>
            </w:r>
          </w:p>
        </w:tc>
        <w:tc>
          <w:tcPr>
            <w:tcW w:w="4508" w:type="dxa"/>
            <w:shd w:val="clear" w:color="auto" w:fill="0E2841" w:themeFill="text2"/>
          </w:tcPr>
          <w:p w14:paraId="0AAD7402" w14:textId="5E5824A0" w:rsidR="71AC025B" w:rsidRDefault="71AC025B" w:rsidP="71AC025B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71AC025B">
              <w:rPr>
                <w:rFonts w:cs="GE SS Two Light"/>
                <w:color w:val="FFFFFF" w:themeColor="background1"/>
              </w:rPr>
              <w:t>Arabic Caption</w:t>
            </w:r>
          </w:p>
        </w:tc>
      </w:tr>
      <w:tr w:rsidR="71AC025B" w14:paraId="618FC6B2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25468423" w14:textId="4916353F" w:rsidR="4EFC1B4A" w:rsidRDefault="4EFC1B4A" w:rsidP="2BC007F8">
            <w:pPr>
              <w:spacing w:before="240" w:after="240"/>
            </w:pPr>
            <w:r w:rsidRPr="2BC007F8">
              <w:rPr>
                <w:rFonts w:ascii="Aptos" w:eastAsia="Aptos" w:hAnsi="Aptos" w:cs="Aptos"/>
              </w:rPr>
              <w:t>Take control of your personal financing with unmatched flexibility and speed.</w:t>
            </w:r>
          </w:p>
          <w:p w14:paraId="618D625C" w14:textId="53BDE8AD" w:rsidR="4EFC1B4A" w:rsidRDefault="4EFC1B4A" w:rsidP="2BC007F8">
            <w:pPr>
              <w:spacing w:before="240" w:after="240"/>
            </w:pPr>
            <w:r w:rsidRPr="5340A12C">
              <w:rPr>
                <w:rFonts w:ascii="Aptos" w:eastAsia="Aptos" w:hAnsi="Aptos" w:cs="Aptos"/>
              </w:rPr>
              <w:t>With ONE app, financing is easier than you think.</w:t>
            </w:r>
          </w:p>
          <w:p w14:paraId="76236D39" w14:textId="446338F9" w:rsidR="3B7F2669" w:rsidRDefault="3B7F2669" w:rsidP="5340A12C">
            <w:pPr>
              <w:spacing w:before="240" w:after="240"/>
            </w:pPr>
            <w:r w:rsidRPr="5340A12C">
              <w:rPr>
                <w:rFonts w:ascii="Aptos" w:eastAsia="Aptos" w:hAnsi="Aptos" w:cs="Aptos"/>
                <w:sz w:val="22"/>
                <w:szCs w:val="22"/>
              </w:rPr>
              <w:t>Sharia Complaint financing</w:t>
            </w:r>
          </w:p>
          <w:p w14:paraId="49C45D2C" w14:textId="4A0BA516" w:rsidR="7DFEE5FD" w:rsidRDefault="7DFEE5FD" w:rsidP="2BC007F8">
            <w:pPr>
              <w:spacing w:before="240" w:after="240"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</w:rPr>
              <w:t>Apply now via ONE App</w:t>
            </w:r>
          </w:p>
          <w:p w14:paraId="1372C189" w14:textId="396F0968" w:rsidR="71AC025B" w:rsidRDefault="71AC025B" w:rsidP="71AC025B">
            <w:pPr>
              <w:spacing w:before="240" w:after="240"/>
              <w:rPr>
                <w:rFonts w:cs="GE SS Two Light"/>
              </w:rPr>
            </w:pPr>
            <w:r w:rsidRPr="71AC025B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  <w:p w14:paraId="33B8E63F" w14:textId="04AF15A4" w:rsidR="71AC025B" w:rsidRDefault="71AC025B" w:rsidP="71AC025B">
            <w:pPr>
              <w:rPr>
                <w:rFonts w:ascii="Aptos" w:eastAsia="Aptos" w:hAnsi="Aptos" w:cs="GE SS Two Light"/>
              </w:rPr>
            </w:pPr>
          </w:p>
        </w:tc>
        <w:tc>
          <w:tcPr>
            <w:tcW w:w="4508" w:type="dxa"/>
            <w:shd w:val="clear" w:color="auto" w:fill="FFFFFF" w:themeFill="background1"/>
          </w:tcPr>
          <w:p w14:paraId="4AE2122B" w14:textId="33D8D324" w:rsidR="71AC025B" w:rsidRDefault="601B06C2" w:rsidP="2BC007F8">
            <w:pPr>
              <w:bidi/>
              <w:spacing w:before="240" w:after="240"/>
            </w:pPr>
            <w:r w:rsidRPr="2BC007F8">
              <w:rPr>
                <w:rFonts w:ascii="Aptos" w:eastAsia="Aptos" w:hAnsi="Aptos" w:cs="Aptos"/>
                <w:rtl/>
              </w:rPr>
              <w:t xml:space="preserve">تحكم في تمويلك الشخصي مع مرونة وسرعة لا مثيل لها. </w:t>
            </w:r>
          </w:p>
          <w:p w14:paraId="0F95BBD0" w14:textId="419FDEE3" w:rsidR="71AC025B" w:rsidRDefault="601B06C2" w:rsidP="2BC007F8">
            <w:pPr>
              <w:bidi/>
              <w:spacing w:before="240" w:after="240"/>
              <w:rPr>
                <w:rFonts w:ascii="Aptos" w:eastAsia="Aptos" w:hAnsi="Aptos" w:cs="Aptos"/>
              </w:rPr>
            </w:pPr>
            <w:r w:rsidRPr="5340A12C">
              <w:rPr>
                <w:rFonts w:ascii="Aptos" w:eastAsia="Aptos" w:hAnsi="Aptos" w:cs="Aptos"/>
                <w:rtl/>
              </w:rPr>
              <w:t xml:space="preserve">مع </w:t>
            </w:r>
            <w:r w:rsidRPr="5340A12C">
              <w:rPr>
                <w:rFonts w:ascii="Aptos" w:eastAsia="Aptos" w:hAnsi="Aptos" w:cs="Aptos"/>
                <w:b/>
                <w:bCs/>
                <w:rtl/>
              </w:rPr>
              <w:t xml:space="preserve">تطبيق </w:t>
            </w:r>
            <w:r w:rsidRPr="5340A12C">
              <w:rPr>
                <w:rFonts w:ascii="Aptos" w:eastAsia="Aptos" w:hAnsi="Aptos" w:cs="Aptos"/>
                <w:b/>
                <w:bCs/>
              </w:rPr>
              <w:t>ONE</w:t>
            </w:r>
            <w:r w:rsidRPr="5340A12C">
              <w:rPr>
                <w:rFonts w:ascii="Aptos" w:eastAsia="Aptos" w:hAnsi="Aptos" w:cs="Aptos"/>
                <w:rtl/>
              </w:rPr>
              <w:t>، التمويل أسهل مما تتصور</w:t>
            </w:r>
          </w:p>
          <w:p w14:paraId="51DF4075" w14:textId="24480CA0" w:rsidR="2BC007F8" w:rsidRDefault="5541209C" w:rsidP="5340A12C">
            <w:pPr>
              <w:bidi/>
              <w:spacing w:before="240" w:after="240"/>
              <w:jc w:val="both"/>
            </w:pPr>
            <w:r w:rsidRPr="5340A12C">
              <w:rPr>
                <w:rFonts w:ascii="Aptos" w:eastAsia="Aptos" w:hAnsi="Aptos" w:cs="Aptos"/>
                <w:b/>
                <w:bCs/>
                <w:rtl/>
              </w:rPr>
              <w:t>تمويل متوافق مع الشريعة</w:t>
            </w:r>
            <w:r w:rsidR="003203E9">
              <w:rPr>
                <w:rFonts w:ascii="Aptos" w:eastAsia="Aptos" w:hAnsi="Aptos" w:cs="Aptos" w:hint="cs"/>
                <w:b/>
                <w:bCs/>
                <w:rtl/>
              </w:rPr>
              <w:t xml:space="preserve"> </w:t>
            </w:r>
          </w:p>
          <w:p w14:paraId="03131B8D" w14:textId="75EE0406" w:rsidR="2BC007F8" w:rsidRDefault="2BC007F8" w:rsidP="2BC007F8">
            <w:pPr>
              <w:bidi/>
              <w:rPr>
                <w:rFonts w:ascii="Aptos" w:eastAsia="Aptos" w:hAnsi="Aptos" w:cs="Aptos"/>
              </w:rPr>
            </w:pPr>
          </w:p>
          <w:p w14:paraId="2888901B" w14:textId="59BE691D" w:rsidR="0B2DDF95" w:rsidRDefault="0B2DDF95" w:rsidP="2BC007F8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  <w:r w:rsidRPr="2BC007F8">
              <w:rPr>
                <w:rFonts w:ascii="Aptos" w:eastAsia="Aptos" w:hAnsi="Aptos" w:cs="GE SS Two Light"/>
                <w:rtl/>
              </w:rPr>
              <w:t xml:space="preserve">تقدم بطلبك الآن عبر تطبيق </w:t>
            </w:r>
            <w:r w:rsidRPr="2BC007F8">
              <w:rPr>
                <w:rFonts w:ascii="Aptos" w:eastAsia="Aptos" w:hAnsi="Aptos" w:cs="GE SS Two Light"/>
              </w:rPr>
              <w:t>ONE</w:t>
            </w:r>
          </w:p>
          <w:p w14:paraId="2AD5015B" w14:textId="1C5D9E39" w:rsidR="2BC007F8" w:rsidRDefault="2BC007F8" w:rsidP="2BC007F8">
            <w:pPr>
              <w:bidi/>
              <w:rPr>
                <w:rFonts w:ascii="Aptos" w:eastAsia="Aptos" w:hAnsi="Aptos" w:cs="Aptos"/>
              </w:rPr>
            </w:pPr>
          </w:p>
          <w:p w14:paraId="364954D0" w14:textId="11BAC01F" w:rsidR="2BC007F8" w:rsidRDefault="2BC007F8" w:rsidP="2BC007F8">
            <w:pPr>
              <w:bidi/>
              <w:rPr>
                <w:rFonts w:ascii="Aptos" w:eastAsia="Aptos" w:hAnsi="Aptos" w:cs="GE SS Two Light"/>
              </w:rPr>
            </w:pPr>
          </w:p>
          <w:p w14:paraId="555C0D7A" w14:textId="11758A85" w:rsidR="71AC025B" w:rsidRDefault="71AC025B" w:rsidP="2BC007F8">
            <w:pPr>
              <w:bidi/>
              <w:rPr>
                <w:rFonts w:ascii="Aptos" w:eastAsia="Aptos" w:hAnsi="Aptos" w:cs="GE SS Two Light"/>
              </w:rPr>
            </w:pPr>
            <w:r w:rsidRPr="2BC007F8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  <w:p w14:paraId="6E6046D4" w14:textId="06023A75" w:rsidR="71AC025B" w:rsidRDefault="71AC025B" w:rsidP="2BC007F8">
            <w:pPr>
              <w:bidi/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</w:pPr>
          </w:p>
        </w:tc>
      </w:tr>
      <w:tr w:rsidR="71AC025B" w14:paraId="62628A13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3189437A" w14:textId="18A32FFA" w:rsidR="71AC025B" w:rsidRDefault="71AC025B" w:rsidP="71AC025B">
            <w:pPr>
              <w:jc w:val="center"/>
              <w:rPr>
                <w:rFonts w:cs="GE SS Two Light"/>
                <w:color w:val="FFFFFF" w:themeColor="background1"/>
              </w:rPr>
            </w:pPr>
            <w:r w:rsidRPr="71AC025B">
              <w:rPr>
                <w:rFonts w:cs="GE SS Two Light"/>
                <w:color w:val="FFFFFF" w:themeColor="background1"/>
              </w:rPr>
              <w:t>English Copy</w:t>
            </w:r>
          </w:p>
        </w:tc>
        <w:tc>
          <w:tcPr>
            <w:tcW w:w="4508" w:type="dxa"/>
            <w:shd w:val="clear" w:color="auto" w:fill="0E2841" w:themeFill="text2"/>
          </w:tcPr>
          <w:p w14:paraId="3792A2E0" w14:textId="391F7350" w:rsidR="71AC025B" w:rsidRDefault="71AC025B" w:rsidP="71AC025B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71AC025B">
              <w:rPr>
                <w:rFonts w:cs="GE SS Two Light"/>
                <w:color w:val="FFFFFF" w:themeColor="background1"/>
              </w:rPr>
              <w:t>Arabic Copy</w:t>
            </w:r>
          </w:p>
        </w:tc>
      </w:tr>
      <w:tr w:rsidR="71AC025B" w14:paraId="5CE81F0D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2F06B851" w14:textId="6953F300" w:rsidR="4D182F31" w:rsidRDefault="4D182F31" w:rsidP="71AC025B">
            <w:r w:rsidRPr="71AC025B">
              <w:t>What does “Offer” mean in Personal Finance?</w:t>
            </w:r>
          </w:p>
          <w:p w14:paraId="5AE47634" w14:textId="76B18C4E" w:rsidR="71AC025B" w:rsidRDefault="71AC025B" w:rsidP="71AC025B"/>
          <w:p w14:paraId="153B819E" w14:textId="6288EBC2" w:rsidR="4D182F31" w:rsidRDefault="4D182F31" w:rsidP="71AC025B">
            <w:r w:rsidRPr="71AC025B">
              <w:t xml:space="preserve">When </w:t>
            </w:r>
            <w:r w:rsidR="00DC4D8C">
              <w:rPr>
                <w:lang w:val="en-US"/>
              </w:rPr>
              <w:t xml:space="preserve">applying </w:t>
            </w:r>
            <w:r w:rsidRPr="71AC025B">
              <w:t>for Personal Finance through ONE App, you receive an offer that clearly shows:</w:t>
            </w:r>
          </w:p>
          <w:p w14:paraId="47F29F68" w14:textId="663F8510" w:rsidR="71AC025B" w:rsidRDefault="71AC025B" w:rsidP="71AC025B"/>
          <w:p w14:paraId="029C227C" w14:textId="5AA85908" w:rsidR="4D182F31" w:rsidRDefault="4D182F31" w:rsidP="71AC025B">
            <w:pPr>
              <w:rPr>
                <w:rFonts w:ascii="Aptos" w:eastAsia="Aptos" w:hAnsi="Aptos" w:cs="Aptos"/>
              </w:rPr>
            </w:pPr>
            <w:r w:rsidRPr="71AC025B">
              <w:t>The finance amount requested (up to BD 40,000)</w:t>
            </w:r>
          </w:p>
          <w:p w14:paraId="4B1996A9" w14:textId="49BD4E3F" w:rsidR="4D182F31" w:rsidRDefault="4D182F31" w:rsidP="71AC025B">
            <w:pPr>
              <w:rPr>
                <w:rFonts w:ascii="Aptos" w:eastAsia="Aptos" w:hAnsi="Aptos" w:cs="Aptos"/>
              </w:rPr>
            </w:pPr>
            <w:commentRangeStart w:id="2"/>
            <w:r w:rsidRPr="00E06774">
              <w:rPr>
                <w:highlight w:val="yellow"/>
              </w:rPr>
              <w:t>The Annual Percentage Rate (APR)</w:t>
            </w:r>
            <w:commentRangeEnd w:id="2"/>
            <w:r w:rsidR="00E06774" w:rsidRPr="0041097D">
              <w:rPr>
                <w:rStyle w:val="CommentReference"/>
                <w:highlight w:val="yellow"/>
              </w:rPr>
              <w:commentReference w:id="2"/>
            </w:r>
            <w:r w:rsidRPr="71AC025B">
              <w:t xml:space="preserve"> </w:t>
            </w:r>
          </w:p>
          <w:p w14:paraId="6F196CEA" w14:textId="60D077BC" w:rsidR="4D182F31" w:rsidRDefault="4D182F31" w:rsidP="71AC025B">
            <w:pPr>
              <w:rPr>
                <w:rFonts w:ascii="Aptos" w:eastAsia="Aptos" w:hAnsi="Aptos" w:cs="Aptos"/>
              </w:rPr>
            </w:pPr>
            <w:r w:rsidRPr="71AC025B">
              <w:lastRenderedPageBreak/>
              <w:t>Repayment terms (up to 7 years)</w:t>
            </w:r>
          </w:p>
          <w:p w14:paraId="17287592" w14:textId="673ADE60" w:rsidR="4D182F31" w:rsidRDefault="4D182F31" w:rsidP="71AC025B">
            <w:pPr>
              <w:rPr>
                <w:rFonts w:ascii="Aptos" w:eastAsia="Aptos" w:hAnsi="Aptos" w:cs="Aptos"/>
              </w:rPr>
            </w:pPr>
            <w:r w:rsidRPr="2BC007F8">
              <w:t xml:space="preserve">Monthly </w:t>
            </w:r>
            <w:r w:rsidR="09CF5599" w:rsidRPr="2BC007F8">
              <w:t>instalment</w:t>
            </w:r>
            <w:r w:rsidRPr="2BC007F8">
              <w:t xml:space="preserve"> details</w:t>
            </w:r>
          </w:p>
          <w:p w14:paraId="7C860FCA" w14:textId="641D2547" w:rsidR="4D182F31" w:rsidRDefault="4D182F31" w:rsidP="71AC025B">
            <w:pPr>
              <w:rPr>
                <w:rFonts w:ascii="Aptos" w:eastAsia="Aptos" w:hAnsi="Aptos" w:cs="Aptos"/>
              </w:rPr>
            </w:pPr>
            <w:r w:rsidRPr="71AC025B">
              <w:t>Salary transfer requirement</w:t>
            </w:r>
          </w:p>
          <w:p w14:paraId="480DA645" w14:textId="3488AAF3" w:rsidR="71AC025B" w:rsidRDefault="71AC025B" w:rsidP="71AC025B"/>
          <w:p w14:paraId="3B33E285" w14:textId="4042A029" w:rsidR="4D182F31" w:rsidRDefault="4D182F31" w:rsidP="71AC025B">
            <w:r w:rsidRPr="71AC025B">
              <w:t>Full transparency, with no hidden fees.</w:t>
            </w:r>
            <w:r>
              <w:br/>
            </w:r>
            <w:r w:rsidRPr="71AC025B">
              <w:t xml:space="preserve"> A clear agreement that lets you know all the details before you accept</w:t>
            </w:r>
          </w:p>
          <w:p w14:paraId="44533E3A" w14:textId="47440E97" w:rsidR="71AC025B" w:rsidRDefault="71AC025B" w:rsidP="71AC025B">
            <w:pPr>
              <w:spacing w:before="240" w:after="240"/>
              <w:rPr>
                <w:rFonts w:ascii="Aptos" w:eastAsia="Aptos" w:hAnsi="Aptos" w:cs="Aptos"/>
              </w:rPr>
            </w:pPr>
            <w:r w:rsidRPr="71AC025B">
              <w:rPr>
                <w:rFonts w:ascii="Aptos" w:eastAsia="Aptos" w:hAnsi="Aptos" w:cs="Aptos"/>
              </w:rPr>
              <w:t>Apply now via ONE App</w:t>
            </w:r>
          </w:p>
          <w:p w14:paraId="60BBD276" w14:textId="5F707A3B" w:rsidR="71AC025B" w:rsidRDefault="71AC025B" w:rsidP="71AC025B">
            <w:pPr>
              <w:spacing w:before="240" w:after="240"/>
              <w:rPr>
                <w:rFonts w:cs="GE SS Two Light"/>
              </w:rPr>
            </w:pPr>
            <w:r w:rsidRPr="71AC025B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</w:tc>
        <w:tc>
          <w:tcPr>
            <w:tcW w:w="4508" w:type="dxa"/>
            <w:shd w:val="clear" w:color="auto" w:fill="FFFFFF" w:themeFill="background1"/>
          </w:tcPr>
          <w:p w14:paraId="344D0D78" w14:textId="531246A4" w:rsidR="71AC025B" w:rsidRDefault="71AC025B" w:rsidP="71AC025B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</w:p>
          <w:p w14:paraId="645D8026" w14:textId="389B4D09" w:rsidR="256FA0FC" w:rsidRDefault="256FA0FC" w:rsidP="71AC025B">
            <w:pPr>
              <w:bidi/>
            </w:pPr>
            <w:r w:rsidRPr="71AC025B">
              <w:rPr>
                <w:rtl/>
              </w:rPr>
              <w:t xml:space="preserve"> ماذا يعني "العرض" في التمويل الشخصي؟</w:t>
            </w:r>
          </w:p>
          <w:p w14:paraId="20019B79" w14:textId="373F9B8B" w:rsidR="71AC025B" w:rsidRDefault="71AC025B" w:rsidP="71AC025B">
            <w:pPr>
              <w:bidi/>
            </w:pPr>
          </w:p>
          <w:p w14:paraId="68A9D038" w14:textId="1DA75F1C" w:rsidR="256FA0FC" w:rsidRDefault="256FA0FC" w:rsidP="71AC025B">
            <w:pPr>
              <w:bidi/>
            </w:pPr>
            <w:r w:rsidRPr="71AC025B">
              <w:rPr>
                <w:rtl/>
              </w:rPr>
              <w:t xml:space="preserve">عند التقديم على التمويل الشخصي عبر تطبيق </w:t>
            </w:r>
            <w:r w:rsidRPr="71AC025B">
              <w:t>ONE</w:t>
            </w:r>
            <w:r w:rsidRPr="71AC025B">
              <w:rPr>
                <w:rtl/>
              </w:rPr>
              <w:t>، تستلم عرضًا يوضح لك بكل شفافية:</w:t>
            </w:r>
          </w:p>
          <w:p w14:paraId="28D8A8BA" w14:textId="498A33D5" w:rsidR="71AC025B" w:rsidRDefault="71AC025B" w:rsidP="71AC025B">
            <w:pPr>
              <w:bidi/>
            </w:pPr>
          </w:p>
          <w:p w14:paraId="197D34B8" w14:textId="477D7AFF" w:rsidR="256FA0FC" w:rsidRDefault="256FA0FC" w:rsidP="71AC025B">
            <w:pPr>
              <w:bidi/>
              <w:rPr>
                <w:rFonts w:ascii="Aptos" w:eastAsia="Aptos" w:hAnsi="Aptos" w:cs="Aptos"/>
              </w:rPr>
            </w:pPr>
            <w:r w:rsidRPr="71AC025B">
              <w:rPr>
                <w:rtl/>
              </w:rPr>
              <w:t xml:space="preserve">مبلغ التمويل المطلوب (حتى </w:t>
            </w:r>
            <w:r w:rsidRPr="71AC025B">
              <w:t>40,000</w:t>
            </w:r>
            <w:r w:rsidRPr="71AC025B">
              <w:rPr>
                <w:rtl/>
              </w:rPr>
              <w:t xml:space="preserve"> د.ب)</w:t>
            </w:r>
          </w:p>
          <w:p w14:paraId="06DB7568" w14:textId="32BF8F58" w:rsidR="256FA0FC" w:rsidRDefault="256FA0FC" w:rsidP="71AC025B">
            <w:pPr>
              <w:bidi/>
              <w:rPr>
                <w:rFonts w:ascii="Aptos" w:eastAsia="Aptos" w:hAnsi="Aptos" w:cs="Aptos"/>
              </w:rPr>
            </w:pPr>
            <w:r w:rsidRPr="00E06774">
              <w:rPr>
                <w:highlight w:val="yellow"/>
                <w:rtl/>
              </w:rPr>
              <w:t>نسبة الربح السنوية (</w:t>
            </w:r>
            <w:r w:rsidRPr="00E06774">
              <w:rPr>
                <w:highlight w:val="yellow"/>
              </w:rPr>
              <w:t>APR</w:t>
            </w:r>
            <w:r w:rsidRPr="00E06774">
              <w:rPr>
                <w:highlight w:val="yellow"/>
                <w:rtl/>
              </w:rPr>
              <w:t>)</w:t>
            </w:r>
            <w:r w:rsidRPr="71AC025B">
              <w:rPr>
                <w:rtl/>
              </w:rPr>
              <w:t xml:space="preserve"> </w:t>
            </w:r>
          </w:p>
          <w:p w14:paraId="7A2AE2EF" w14:textId="28C9E374" w:rsidR="256FA0FC" w:rsidRDefault="256FA0FC" w:rsidP="71AC025B">
            <w:pPr>
              <w:bidi/>
              <w:rPr>
                <w:rFonts w:ascii="Aptos" w:eastAsia="Aptos" w:hAnsi="Aptos" w:cs="Aptos"/>
              </w:rPr>
            </w:pPr>
            <w:r w:rsidRPr="71AC025B">
              <w:rPr>
                <w:rtl/>
              </w:rPr>
              <w:t xml:space="preserve">شروط السداد (حتى </w:t>
            </w:r>
            <w:r w:rsidRPr="71AC025B">
              <w:t>7</w:t>
            </w:r>
            <w:r w:rsidRPr="71AC025B">
              <w:rPr>
                <w:rtl/>
              </w:rPr>
              <w:t xml:space="preserve"> سنوات)</w:t>
            </w:r>
          </w:p>
          <w:p w14:paraId="2EB105AC" w14:textId="6398DE78" w:rsidR="256FA0FC" w:rsidRDefault="256FA0FC" w:rsidP="71AC025B">
            <w:pPr>
              <w:bidi/>
              <w:rPr>
                <w:rFonts w:ascii="Aptos" w:eastAsia="Aptos" w:hAnsi="Aptos" w:cs="Aptos"/>
              </w:rPr>
            </w:pPr>
            <w:r w:rsidRPr="71AC025B">
              <w:rPr>
                <w:rtl/>
              </w:rPr>
              <w:t>تفاصيل الأقساط الشهرية</w:t>
            </w:r>
          </w:p>
          <w:p w14:paraId="09DF0D04" w14:textId="531EDD29" w:rsidR="256FA0FC" w:rsidRDefault="256FA0FC" w:rsidP="71AC025B">
            <w:pPr>
              <w:bidi/>
              <w:rPr>
                <w:rFonts w:ascii="Aptos" w:eastAsia="Aptos" w:hAnsi="Aptos" w:cs="Aptos"/>
              </w:rPr>
            </w:pPr>
            <w:r w:rsidRPr="71AC025B">
              <w:rPr>
                <w:rtl/>
              </w:rPr>
              <w:lastRenderedPageBreak/>
              <w:t>شرط تحويل الراتب</w:t>
            </w:r>
          </w:p>
          <w:p w14:paraId="0574E724" w14:textId="18DAD2DB" w:rsidR="71AC025B" w:rsidRDefault="71AC025B" w:rsidP="71AC025B">
            <w:pPr>
              <w:bidi/>
            </w:pPr>
          </w:p>
          <w:p w14:paraId="1AC34F90" w14:textId="5376595E" w:rsidR="71AC025B" w:rsidRDefault="71AC025B" w:rsidP="71AC025B">
            <w:pPr>
              <w:bidi/>
            </w:pPr>
          </w:p>
          <w:p w14:paraId="19816263" w14:textId="7895C3D2" w:rsidR="256FA0FC" w:rsidRDefault="256FA0FC" w:rsidP="71AC025B">
            <w:pPr>
              <w:bidi/>
            </w:pPr>
            <w:r w:rsidRPr="71AC025B">
              <w:rPr>
                <w:rtl/>
              </w:rPr>
              <w:t xml:space="preserve"> وضوح كامل، بدون أي رسوم مخفية.</w:t>
            </w:r>
            <w:r>
              <w:br/>
            </w:r>
            <w:r w:rsidRPr="71AC025B">
              <w:rPr>
                <w:rtl/>
              </w:rPr>
              <w:t xml:space="preserve"> اتفاق واضح يخليك تعرف كل التفاصيل قبل ما توافق.</w:t>
            </w:r>
          </w:p>
          <w:p w14:paraId="7EB5E095" w14:textId="213F401E" w:rsidR="71AC025B" w:rsidRDefault="71AC025B" w:rsidP="71AC025B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</w:p>
          <w:p w14:paraId="57624F09" w14:textId="56ECB6D5" w:rsidR="71AC025B" w:rsidRDefault="71AC025B" w:rsidP="71AC025B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  <w:r w:rsidRPr="71AC025B">
              <w:rPr>
                <w:rFonts w:ascii="Aptos" w:eastAsia="Aptos" w:hAnsi="Aptos" w:cs="GE SS Two Light"/>
                <w:rtl/>
              </w:rPr>
              <w:t xml:space="preserve">تقدم بطلبك الآن عبر تطبيق </w:t>
            </w:r>
            <w:r w:rsidRPr="71AC025B">
              <w:rPr>
                <w:rFonts w:ascii="Aptos" w:eastAsia="Aptos" w:hAnsi="Aptos" w:cs="GE SS Two Light"/>
              </w:rPr>
              <w:t xml:space="preserve">ONE </w:t>
            </w:r>
          </w:p>
          <w:p w14:paraId="0066EBCC" w14:textId="4FA0A305" w:rsidR="71AC025B" w:rsidRDefault="71AC025B" w:rsidP="71AC025B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</w:p>
          <w:p w14:paraId="305AB0DA" w14:textId="153B44DB" w:rsidR="71AC025B" w:rsidRDefault="71AC025B" w:rsidP="71AC025B">
            <w:pPr>
              <w:bidi/>
              <w:jc w:val="right"/>
              <w:rPr>
                <w:rFonts w:ascii="Aptos" w:eastAsia="Aptos" w:hAnsi="Aptos" w:cs="GE SS Two Light"/>
              </w:rPr>
            </w:pPr>
            <w:r w:rsidRPr="71AC025B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  <w:p w14:paraId="057AED36" w14:textId="505056A3" w:rsidR="71AC025B" w:rsidRDefault="71AC025B" w:rsidP="71AC025B">
            <w:pPr>
              <w:bidi/>
              <w:jc w:val="right"/>
              <w:rPr>
                <w:rFonts w:ascii="Aptos" w:eastAsia="Aptos" w:hAnsi="Aptos" w:cs="GE SS Two Light"/>
              </w:rPr>
            </w:pPr>
          </w:p>
          <w:p w14:paraId="72EAD22D" w14:textId="463B39E8" w:rsidR="71AC025B" w:rsidRDefault="71AC025B" w:rsidP="71AC025B">
            <w:pPr>
              <w:bidi/>
              <w:jc w:val="right"/>
              <w:rPr>
                <w:rFonts w:ascii="Aptos" w:eastAsia="Aptos" w:hAnsi="Aptos" w:cs="GE SS Two Light"/>
              </w:rPr>
            </w:pPr>
          </w:p>
        </w:tc>
      </w:tr>
      <w:tr w:rsidR="71AC025B" w14:paraId="083258BE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4B336BE0" w14:textId="24053A2B" w:rsidR="71AC025B" w:rsidRDefault="71AC025B" w:rsidP="71AC025B">
            <w:pPr>
              <w:jc w:val="center"/>
              <w:rPr>
                <w:rFonts w:cs="GE SS Two Light"/>
                <w:color w:val="FFFFFF" w:themeColor="background1"/>
              </w:rPr>
            </w:pPr>
            <w:r w:rsidRPr="71AC025B">
              <w:rPr>
                <w:rFonts w:cs="GE SS Two Light"/>
                <w:color w:val="FFFFFF" w:themeColor="background1"/>
              </w:rPr>
              <w:lastRenderedPageBreak/>
              <w:t>English Caption</w:t>
            </w:r>
          </w:p>
        </w:tc>
        <w:tc>
          <w:tcPr>
            <w:tcW w:w="4508" w:type="dxa"/>
            <w:shd w:val="clear" w:color="auto" w:fill="0E2841" w:themeFill="text2"/>
          </w:tcPr>
          <w:p w14:paraId="5EFB48AF" w14:textId="5E5824A0" w:rsidR="71AC025B" w:rsidRDefault="71AC025B" w:rsidP="71AC025B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71AC025B">
              <w:rPr>
                <w:rFonts w:cs="GE SS Two Light"/>
                <w:color w:val="FFFFFF" w:themeColor="background1"/>
              </w:rPr>
              <w:t>Arabic Caption</w:t>
            </w:r>
          </w:p>
        </w:tc>
      </w:tr>
      <w:tr w:rsidR="71AC025B" w14:paraId="0DE5F001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2BF919C1" w14:textId="13F8E81F" w:rsidR="131688CD" w:rsidRDefault="131688CD" w:rsidP="2BC007F8">
            <w:pPr>
              <w:spacing w:before="240" w:after="240"/>
            </w:pPr>
            <w:r w:rsidRPr="2BC007F8">
              <w:rPr>
                <w:rFonts w:ascii="Aptos" w:eastAsia="Aptos" w:hAnsi="Aptos" w:cs="Aptos"/>
              </w:rPr>
              <w:t>Have you wondered about the 'offer' in personal financing?</w:t>
            </w:r>
          </w:p>
          <w:p w14:paraId="61802538" w14:textId="0C20BFF8" w:rsidR="00E06774" w:rsidRPr="0041097D" w:rsidRDefault="131688CD" w:rsidP="00E06774">
            <w:pPr>
              <w:spacing w:before="240" w:after="240"/>
              <w:rPr>
                <w:rFonts w:ascii="Aptos" w:eastAsia="Aptos" w:hAnsi="Aptos" w:cs="Aptos"/>
              </w:rPr>
            </w:pPr>
            <w:r>
              <w:br/>
            </w:r>
            <w:r w:rsidRPr="2BC007F8">
              <w:rPr>
                <w:rFonts w:ascii="Aptos" w:eastAsia="Aptos" w:hAnsi="Aptos" w:cs="Aptos"/>
              </w:rPr>
              <w:t xml:space="preserve"> With ONE app, receive a clear offer that outlines all the details regarding the financing, terms, and interest rate.</w:t>
            </w:r>
          </w:p>
          <w:p w14:paraId="4FC3EF20" w14:textId="2731B472" w:rsidR="15E4A362" w:rsidRDefault="15E4A362" w:rsidP="2BC007F8">
            <w:pPr>
              <w:spacing w:before="240" w:after="240"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</w:rPr>
              <w:t>Apply now via ONE App</w:t>
            </w:r>
          </w:p>
          <w:p w14:paraId="7CD2F68E" w14:textId="55B88E78" w:rsidR="71AC025B" w:rsidRDefault="71AC025B" w:rsidP="2BC007F8">
            <w:pPr>
              <w:spacing w:before="240" w:after="240"/>
              <w:rPr>
                <w:rFonts w:cs="GE SS Two Light"/>
              </w:rPr>
            </w:pPr>
            <w:r w:rsidRPr="2BC007F8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</w:tc>
        <w:tc>
          <w:tcPr>
            <w:tcW w:w="4508" w:type="dxa"/>
            <w:shd w:val="clear" w:color="auto" w:fill="FFFFFF" w:themeFill="background1"/>
          </w:tcPr>
          <w:p w14:paraId="40191EAC" w14:textId="77777777" w:rsidR="71AC025B" w:rsidRDefault="71AC025B" w:rsidP="71AC025B">
            <w:pPr>
              <w:bidi/>
              <w:rPr>
                <w:rFonts w:ascii="Aptos" w:eastAsia="Aptos" w:hAnsi="Aptos" w:cs="GE SS Two Light"/>
              </w:rPr>
            </w:pPr>
          </w:p>
          <w:p w14:paraId="4D0EC27A" w14:textId="3C60A74B" w:rsidR="188DCD17" w:rsidRDefault="188DCD17" w:rsidP="2BC007F8">
            <w:pPr>
              <w:bidi/>
            </w:pPr>
            <w:r w:rsidRPr="2BC007F8">
              <w:rPr>
                <w:rFonts w:ascii="Aptos" w:eastAsia="Aptos" w:hAnsi="Aptos" w:cs="Aptos"/>
                <w:rtl/>
              </w:rPr>
              <w:t>هل تساءلت عن 'العرض' في التمويل الشخصي؟</w:t>
            </w:r>
            <w:r>
              <w:br/>
            </w:r>
            <w:r w:rsidRPr="2BC007F8">
              <w:rPr>
                <w:rFonts w:ascii="Aptos" w:eastAsia="Aptos" w:hAnsi="Aptos" w:cs="Aptos"/>
                <w:rtl/>
              </w:rPr>
              <w:t xml:space="preserve"> مع </w:t>
            </w:r>
            <w:r w:rsidRPr="2BC007F8">
              <w:rPr>
                <w:rFonts w:ascii="Aptos" w:eastAsia="Aptos" w:hAnsi="Aptos" w:cs="Aptos"/>
                <w:b/>
                <w:bCs/>
                <w:rtl/>
              </w:rPr>
              <w:t xml:space="preserve">تطبيق </w:t>
            </w:r>
            <w:r w:rsidRPr="2BC007F8">
              <w:rPr>
                <w:rFonts w:ascii="Aptos" w:eastAsia="Aptos" w:hAnsi="Aptos" w:cs="Aptos"/>
                <w:b/>
                <w:bCs/>
              </w:rPr>
              <w:t>ONE</w:t>
            </w:r>
            <w:r w:rsidRPr="2BC007F8">
              <w:rPr>
                <w:rFonts w:ascii="Aptos" w:eastAsia="Aptos" w:hAnsi="Aptos" w:cs="Aptos"/>
                <w:rtl/>
              </w:rPr>
              <w:t>، استلم عرضًا واضحًا يوضح لك كل التفاصيل بخصوص التمويل، الشروط، ونسبة الربح.</w:t>
            </w:r>
          </w:p>
          <w:p w14:paraId="5080CD43" w14:textId="5356680B" w:rsidR="2BC007F8" w:rsidRDefault="2BC007F8" w:rsidP="2BC007F8">
            <w:pPr>
              <w:bidi/>
              <w:rPr>
                <w:rFonts w:ascii="Aptos" w:eastAsia="Aptos" w:hAnsi="Aptos" w:cs="GE SS Two Light"/>
              </w:rPr>
            </w:pPr>
          </w:p>
          <w:p w14:paraId="534500B3" w14:textId="28AAE6D6" w:rsidR="0CF29362" w:rsidRDefault="0CF29362" w:rsidP="2BC007F8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  <w:r w:rsidRPr="2BC007F8">
              <w:rPr>
                <w:rFonts w:ascii="Aptos" w:eastAsia="Aptos" w:hAnsi="Aptos" w:cs="GE SS Two Light"/>
                <w:rtl/>
              </w:rPr>
              <w:t xml:space="preserve">تقدم بطلبك الآن عبر تطبيق </w:t>
            </w:r>
            <w:r w:rsidRPr="2BC007F8">
              <w:rPr>
                <w:rFonts w:ascii="Aptos" w:eastAsia="Aptos" w:hAnsi="Aptos" w:cs="GE SS Two Light"/>
              </w:rPr>
              <w:t>ONE</w:t>
            </w:r>
          </w:p>
          <w:p w14:paraId="5BE8DF5C" w14:textId="025AFA70" w:rsidR="2BC007F8" w:rsidRDefault="2BC007F8" w:rsidP="2BC007F8">
            <w:pPr>
              <w:bidi/>
              <w:rPr>
                <w:rFonts w:ascii="Aptos" w:eastAsia="Aptos" w:hAnsi="Aptos" w:cs="GE SS Two Light"/>
              </w:rPr>
            </w:pPr>
          </w:p>
          <w:p w14:paraId="5F821A52" w14:textId="56A074AB" w:rsidR="71AC025B" w:rsidRDefault="71AC025B" w:rsidP="71AC025B">
            <w:pPr>
              <w:bidi/>
              <w:rPr>
                <w:rFonts w:ascii="Aptos" w:eastAsia="Aptos" w:hAnsi="Aptos" w:cs="GE SS Two Light"/>
              </w:rPr>
            </w:pPr>
            <w:r w:rsidRPr="71AC025B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</w:tc>
      </w:tr>
      <w:tr w:rsidR="71AC025B" w14:paraId="54B864E4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443F5976" w14:textId="18A32FFA" w:rsidR="71AC025B" w:rsidRDefault="71AC025B" w:rsidP="71AC025B">
            <w:pPr>
              <w:jc w:val="center"/>
              <w:rPr>
                <w:rFonts w:cs="GE SS Two Light"/>
                <w:color w:val="FFFFFF" w:themeColor="background1"/>
              </w:rPr>
            </w:pPr>
            <w:r w:rsidRPr="71AC025B">
              <w:rPr>
                <w:rFonts w:cs="GE SS Two Light"/>
                <w:color w:val="FFFFFF" w:themeColor="background1"/>
              </w:rPr>
              <w:t>English Copy</w:t>
            </w:r>
          </w:p>
        </w:tc>
        <w:tc>
          <w:tcPr>
            <w:tcW w:w="4508" w:type="dxa"/>
            <w:shd w:val="clear" w:color="auto" w:fill="0E2841" w:themeFill="text2"/>
          </w:tcPr>
          <w:p w14:paraId="7AED9D16" w14:textId="391F7350" w:rsidR="71AC025B" w:rsidRDefault="71AC025B" w:rsidP="71AC025B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71AC025B">
              <w:rPr>
                <w:rFonts w:cs="GE SS Two Light"/>
                <w:color w:val="FFFFFF" w:themeColor="background1"/>
              </w:rPr>
              <w:t>Arabic Copy</w:t>
            </w:r>
          </w:p>
        </w:tc>
      </w:tr>
      <w:tr w:rsidR="71AC025B" w14:paraId="25D6F5C2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44470A52" w14:textId="24053A2B" w:rsidR="71AC025B" w:rsidRDefault="71AC025B" w:rsidP="71AC025B">
            <w:pPr>
              <w:jc w:val="center"/>
              <w:rPr>
                <w:rFonts w:cs="GE SS Two Light"/>
                <w:color w:val="FFFFFF" w:themeColor="background1"/>
              </w:rPr>
            </w:pPr>
            <w:r w:rsidRPr="71AC025B">
              <w:rPr>
                <w:rFonts w:cs="GE SS Two Light"/>
                <w:color w:val="FFFFFF" w:themeColor="background1"/>
              </w:rPr>
              <w:t>English Caption</w:t>
            </w:r>
          </w:p>
        </w:tc>
        <w:tc>
          <w:tcPr>
            <w:tcW w:w="4508" w:type="dxa"/>
            <w:shd w:val="clear" w:color="auto" w:fill="0E2841" w:themeFill="text2"/>
          </w:tcPr>
          <w:p w14:paraId="1370CF78" w14:textId="5E5824A0" w:rsidR="71AC025B" w:rsidRDefault="71AC025B" w:rsidP="71AC025B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71AC025B">
              <w:rPr>
                <w:rFonts w:cs="GE SS Two Light"/>
                <w:color w:val="FFFFFF" w:themeColor="background1"/>
              </w:rPr>
              <w:t>Arabic Caption</w:t>
            </w:r>
          </w:p>
        </w:tc>
      </w:tr>
      <w:tr w:rsidR="71AC025B" w14:paraId="313309A0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5E66B1F7" w14:textId="18A32FFA" w:rsidR="71AC025B" w:rsidRDefault="71AC025B" w:rsidP="71AC025B">
            <w:pPr>
              <w:jc w:val="center"/>
              <w:rPr>
                <w:rFonts w:cs="GE SS Two Light"/>
                <w:color w:val="FFFFFF" w:themeColor="background1"/>
              </w:rPr>
            </w:pPr>
            <w:r w:rsidRPr="71AC025B">
              <w:rPr>
                <w:rFonts w:cs="GE SS Two Light"/>
                <w:color w:val="FFFFFF" w:themeColor="background1"/>
              </w:rPr>
              <w:t>English Copy</w:t>
            </w:r>
          </w:p>
        </w:tc>
        <w:tc>
          <w:tcPr>
            <w:tcW w:w="4508" w:type="dxa"/>
            <w:shd w:val="clear" w:color="auto" w:fill="0E2841" w:themeFill="text2"/>
          </w:tcPr>
          <w:p w14:paraId="09357275" w14:textId="391F7350" w:rsidR="71AC025B" w:rsidRDefault="71AC025B" w:rsidP="71AC025B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71AC025B">
              <w:rPr>
                <w:rFonts w:cs="GE SS Two Light"/>
                <w:color w:val="FFFFFF" w:themeColor="background1"/>
              </w:rPr>
              <w:t>Arabic Copy</w:t>
            </w:r>
          </w:p>
        </w:tc>
      </w:tr>
      <w:tr w:rsidR="71AC025B" w14:paraId="704103B1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6B634708" w14:textId="488F178A" w:rsidR="35CE56A7" w:rsidRDefault="35CE56A7" w:rsidP="2BC007F8">
            <w:pPr>
              <w:spacing w:before="240" w:after="240"/>
            </w:pPr>
            <w:r w:rsidRPr="2BC007F8">
              <w:rPr>
                <w:rFonts w:ascii="Aptos" w:eastAsia="Aptos" w:hAnsi="Aptos" w:cs="Aptos"/>
              </w:rPr>
              <w:t xml:space="preserve">Stay stress-free with the </w:t>
            </w:r>
            <w:r w:rsidRPr="2BC007F8">
              <w:rPr>
                <w:rFonts w:ascii="Aptos" w:eastAsia="Aptos" w:hAnsi="Aptos" w:cs="Aptos"/>
                <w:b/>
                <w:bCs/>
              </w:rPr>
              <w:t>Advance Salary</w:t>
            </w:r>
            <w:r w:rsidRPr="2BC007F8">
              <w:rPr>
                <w:rFonts w:ascii="Aptos" w:eastAsia="Aptos" w:hAnsi="Aptos" w:cs="Aptos"/>
              </w:rPr>
              <w:t xml:space="preserve"> service from ONE App</w:t>
            </w:r>
          </w:p>
          <w:p w14:paraId="37F57C6C" w14:textId="3DAABD78" w:rsidR="35CE56A7" w:rsidRDefault="35CE56A7" w:rsidP="00C46B04">
            <w:pPr>
              <w:pStyle w:val="ListParagraph"/>
              <w:numPr>
                <w:ilvl w:val="0"/>
                <w:numId w:val="28"/>
              </w:numPr>
              <w:spacing w:before="240" w:after="240"/>
            </w:pPr>
            <w:r w:rsidRPr="00C46B04">
              <w:rPr>
                <w:rFonts w:ascii="Aptos" w:eastAsia="Aptos" w:hAnsi="Aptos" w:cs="Aptos"/>
              </w:rPr>
              <w:t>Instant transfer of your salary</w:t>
            </w:r>
          </w:p>
          <w:p w14:paraId="0B380DF7" w14:textId="67E4A645" w:rsidR="35CE56A7" w:rsidRDefault="35CE56A7" w:rsidP="00C46B04">
            <w:pPr>
              <w:pStyle w:val="ListParagraph"/>
              <w:numPr>
                <w:ilvl w:val="0"/>
                <w:numId w:val="28"/>
              </w:numPr>
              <w:spacing w:before="240" w:after="240"/>
            </w:pPr>
            <w:r w:rsidRPr="00C46B04">
              <w:rPr>
                <w:rFonts w:ascii="Aptos" w:eastAsia="Aptos" w:hAnsi="Aptos" w:cs="Aptos"/>
              </w:rPr>
              <w:t xml:space="preserve">Minimum salary BD 250 </w:t>
            </w:r>
          </w:p>
          <w:p w14:paraId="53478691" w14:textId="379DD2E9" w:rsidR="35CE56A7" w:rsidRDefault="35CE56A7" w:rsidP="00C46B04">
            <w:pPr>
              <w:pStyle w:val="ListParagraph"/>
              <w:numPr>
                <w:ilvl w:val="0"/>
                <w:numId w:val="28"/>
              </w:numPr>
              <w:spacing w:before="240" w:after="240"/>
            </w:pPr>
            <w:r w:rsidRPr="00C46B04">
              <w:rPr>
                <w:rFonts w:ascii="Aptos" w:eastAsia="Aptos" w:hAnsi="Aptos" w:cs="Aptos"/>
              </w:rPr>
              <w:t>Up to 60% of your salary</w:t>
            </w:r>
          </w:p>
          <w:p w14:paraId="6D9C731E" w14:textId="44F4EC89" w:rsidR="35CE56A7" w:rsidRDefault="35CE56A7" w:rsidP="00C46B04">
            <w:pPr>
              <w:pStyle w:val="ListParagraph"/>
              <w:numPr>
                <w:ilvl w:val="0"/>
                <w:numId w:val="28"/>
              </w:numPr>
              <w:spacing w:before="240" w:after="240"/>
            </w:pPr>
            <w:r w:rsidRPr="00C46B04">
              <w:rPr>
                <w:rFonts w:ascii="Aptos" w:eastAsia="Aptos" w:hAnsi="Aptos" w:cs="Aptos"/>
              </w:rPr>
              <w:t>Before 30 days of your Salary date</w:t>
            </w:r>
          </w:p>
          <w:p w14:paraId="4C7A8F64" w14:textId="1D66D061" w:rsidR="35CE56A7" w:rsidRPr="00133BAF" w:rsidRDefault="35CE56A7" w:rsidP="00DC4D8C">
            <w:pPr>
              <w:pStyle w:val="ListParagraph"/>
              <w:numPr>
                <w:ilvl w:val="0"/>
                <w:numId w:val="28"/>
              </w:numPr>
              <w:spacing w:before="240" w:after="240"/>
            </w:pPr>
            <w:r w:rsidRPr="00C46B04">
              <w:rPr>
                <w:rFonts w:ascii="Aptos" w:eastAsia="Aptos" w:hAnsi="Aptos" w:cs="Aptos"/>
              </w:rPr>
              <w:t>Service fee</w:t>
            </w:r>
            <w:r w:rsidR="2A669835" w:rsidRPr="00C46B04">
              <w:rPr>
                <w:rFonts w:ascii="Aptos" w:eastAsia="Aptos" w:hAnsi="Aptos" w:cs="Aptos"/>
              </w:rPr>
              <w:t xml:space="preserve"> BD </w:t>
            </w:r>
            <w:r w:rsidRPr="00C46B04">
              <w:rPr>
                <w:rFonts w:ascii="Aptos" w:eastAsia="Aptos" w:hAnsi="Aptos" w:cs="Aptos"/>
              </w:rPr>
              <w:t xml:space="preserve">11 </w:t>
            </w:r>
          </w:p>
          <w:p w14:paraId="241873A1" w14:textId="682FE3F4" w:rsidR="00D220FC" w:rsidRPr="00C46B04" w:rsidRDefault="00D220FC" w:rsidP="00DC4D8C">
            <w:pPr>
              <w:pStyle w:val="ListParagraph"/>
              <w:numPr>
                <w:ilvl w:val="0"/>
                <w:numId w:val="28"/>
              </w:numPr>
              <w:spacing w:before="240" w:after="240"/>
            </w:pPr>
            <w:r>
              <w:rPr>
                <w:rFonts w:ascii="Aptos" w:eastAsia="Aptos" w:hAnsi="Aptos" w:cs="Aptos"/>
              </w:rPr>
              <w:t>Sharia compliant</w:t>
            </w:r>
          </w:p>
          <w:p w14:paraId="1E13BC0D" w14:textId="77777777" w:rsidR="00DC4D8C" w:rsidRDefault="00DC4D8C" w:rsidP="00C46B04">
            <w:pPr>
              <w:pStyle w:val="ListParagraph"/>
              <w:spacing w:before="240" w:after="240"/>
            </w:pPr>
          </w:p>
          <w:p w14:paraId="18FE539E" w14:textId="47440E97" w:rsidR="71AC025B" w:rsidRPr="00C46B04" w:rsidRDefault="71AC025B" w:rsidP="00C46B04">
            <w:pPr>
              <w:spacing w:before="240" w:after="240"/>
              <w:rPr>
                <w:rFonts w:ascii="Aptos" w:eastAsia="Aptos" w:hAnsi="Aptos" w:cs="Aptos"/>
              </w:rPr>
            </w:pPr>
            <w:r w:rsidRPr="00C46B04">
              <w:rPr>
                <w:rFonts w:ascii="Aptos" w:eastAsia="Aptos" w:hAnsi="Aptos" w:cs="Aptos"/>
              </w:rPr>
              <w:t>Apply now via ONE App</w:t>
            </w:r>
          </w:p>
          <w:p w14:paraId="7EA882FA" w14:textId="5F707A3B" w:rsidR="71AC025B" w:rsidRDefault="71AC025B" w:rsidP="71AC025B">
            <w:pPr>
              <w:spacing w:before="240" w:after="240"/>
              <w:rPr>
                <w:rFonts w:cs="GE SS Two Light"/>
              </w:rPr>
            </w:pPr>
            <w:r w:rsidRPr="71AC025B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</w:tc>
        <w:tc>
          <w:tcPr>
            <w:tcW w:w="4508" w:type="dxa"/>
            <w:shd w:val="clear" w:color="auto" w:fill="FFFFFF" w:themeFill="background1"/>
          </w:tcPr>
          <w:p w14:paraId="3A0D3C40" w14:textId="77342DE1" w:rsidR="71AC025B" w:rsidRDefault="5C29D3B8" w:rsidP="2BC007F8">
            <w:pPr>
              <w:bidi/>
              <w:spacing w:before="240" w:after="240"/>
            </w:pPr>
            <w:r w:rsidRPr="2BC007F8">
              <w:rPr>
                <w:rFonts w:ascii="Aptos" w:eastAsia="Aptos" w:hAnsi="Aptos" w:cs="Aptos"/>
                <w:rtl/>
              </w:rPr>
              <w:t xml:space="preserve">خلك مرتاح مع خدمة الراتب </w:t>
            </w:r>
            <w:r w:rsidR="00901B6C">
              <w:rPr>
                <w:rFonts w:ascii="Aptos" w:eastAsia="Aptos" w:hAnsi="Aptos" w:cs="Aptos" w:hint="cs"/>
                <w:b/>
                <w:bCs/>
                <w:rtl/>
              </w:rPr>
              <w:t>المقدم</w:t>
            </w:r>
            <w:r w:rsidR="00901B6C" w:rsidRPr="2BC007F8">
              <w:rPr>
                <w:rFonts w:ascii="Aptos" w:eastAsia="Aptos" w:hAnsi="Aptos" w:cs="Aptos"/>
                <w:rtl/>
              </w:rPr>
              <w:t xml:space="preserve"> </w:t>
            </w:r>
            <w:r w:rsidRPr="2BC007F8">
              <w:rPr>
                <w:rFonts w:ascii="Aptos" w:eastAsia="Aptos" w:hAnsi="Aptos" w:cs="Aptos"/>
                <w:rtl/>
              </w:rPr>
              <w:t xml:space="preserve">من تطبيق </w:t>
            </w:r>
            <w:r w:rsidRPr="2BC007F8">
              <w:rPr>
                <w:rFonts w:ascii="Aptos" w:eastAsia="Aptos" w:hAnsi="Aptos" w:cs="Aptos"/>
              </w:rPr>
              <w:t xml:space="preserve">ONE </w:t>
            </w:r>
          </w:p>
          <w:p w14:paraId="685F5D07" w14:textId="0E7C0AE0" w:rsidR="71AC025B" w:rsidRDefault="5C29D3B8" w:rsidP="2BC007F8">
            <w:pPr>
              <w:pStyle w:val="ListParagraph"/>
              <w:numPr>
                <w:ilvl w:val="0"/>
                <w:numId w:val="7"/>
              </w:numPr>
              <w:bidi/>
              <w:spacing w:before="240" w:after="240"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  <w:rtl/>
              </w:rPr>
              <w:t xml:space="preserve">تحويل فوري </w:t>
            </w:r>
            <w:r w:rsidR="1A62E081" w:rsidRPr="2BC007F8">
              <w:rPr>
                <w:rFonts w:ascii="Aptos" w:eastAsia="Aptos" w:hAnsi="Aptos" w:cs="Aptos"/>
                <w:rtl/>
              </w:rPr>
              <w:t>لراتبك</w:t>
            </w:r>
          </w:p>
          <w:p w14:paraId="4197E5A6" w14:textId="2CCB7E82" w:rsidR="71AC025B" w:rsidRDefault="5C29D3B8" w:rsidP="2BC007F8">
            <w:pPr>
              <w:pStyle w:val="ListParagraph"/>
              <w:numPr>
                <w:ilvl w:val="0"/>
                <w:numId w:val="7"/>
              </w:numPr>
              <w:bidi/>
              <w:spacing w:before="240" w:after="240"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  <w:rtl/>
              </w:rPr>
              <w:t xml:space="preserve">الحد الأدنى </w:t>
            </w:r>
            <w:r w:rsidR="1E81A2A2" w:rsidRPr="2BC007F8">
              <w:rPr>
                <w:rFonts w:ascii="Aptos" w:eastAsia="Aptos" w:hAnsi="Aptos" w:cs="Aptos"/>
                <w:rtl/>
              </w:rPr>
              <w:t xml:space="preserve">للراتب </w:t>
            </w:r>
            <w:r w:rsidRPr="2BC007F8">
              <w:rPr>
                <w:rFonts w:ascii="Aptos" w:eastAsia="Aptos" w:hAnsi="Aptos" w:cs="Aptos"/>
              </w:rPr>
              <w:t>250</w:t>
            </w:r>
            <w:r w:rsidRPr="2BC007F8">
              <w:rPr>
                <w:rFonts w:ascii="Aptos" w:eastAsia="Aptos" w:hAnsi="Aptos" w:cs="Aptos"/>
                <w:rtl/>
              </w:rPr>
              <w:t xml:space="preserve"> د.ب</w:t>
            </w:r>
          </w:p>
          <w:p w14:paraId="4CB092BC" w14:textId="2D5D37AD" w:rsidR="71AC025B" w:rsidRDefault="5C29D3B8" w:rsidP="2BC007F8">
            <w:pPr>
              <w:pStyle w:val="ListParagraph"/>
              <w:numPr>
                <w:ilvl w:val="0"/>
                <w:numId w:val="7"/>
              </w:numPr>
              <w:bidi/>
              <w:spacing w:before="240" w:after="240"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  <w:rtl/>
              </w:rPr>
              <w:t xml:space="preserve">حتى </w:t>
            </w:r>
            <w:r w:rsidRPr="2BC007F8">
              <w:rPr>
                <w:rFonts w:ascii="Aptos" w:eastAsia="Aptos" w:hAnsi="Aptos" w:cs="Aptos"/>
              </w:rPr>
              <w:t>60</w:t>
            </w:r>
            <w:r w:rsidRPr="2BC007F8">
              <w:rPr>
                <w:rFonts w:ascii="Aptos" w:eastAsia="Aptos" w:hAnsi="Aptos" w:cs="Aptos"/>
                <w:rtl/>
              </w:rPr>
              <w:t>% من راتبك</w:t>
            </w:r>
          </w:p>
          <w:p w14:paraId="40A5367C" w14:textId="64ADDEDE" w:rsidR="71AC025B" w:rsidRDefault="5C29D3B8" w:rsidP="2BC007F8">
            <w:pPr>
              <w:pStyle w:val="ListParagraph"/>
              <w:numPr>
                <w:ilvl w:val="0"/>
                <w:numId w:val="7"/>
              </w:numPr>
              <w:bidi/>
              <w:spacing w:before="240" w:after="240"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  <w:rtl/>
              </w:rPr>
              <w:t>ت</w:t>
            </w:r>
            <w:r w:rsidR="14728F86" w:rsidRPr="2BC007F8">
              <w:rPr>
                <w:rFonts w:ascii="Aptos" w:eastAsia="Aptos" w:hAnsi="Aptos" w:cs="Aptos"/>
                <w:rtl/>
              </w:rPr>
              <w:t>قديم</w:t>
            </w:r>
            <w:r w:rsidRPr="2BC007F8">
              <w:rPr>
                <w:rFonts w:ascii="Aptos" w:eastAsia="Aptos" w:hAnsi="Aptos" w:cs="Aptos"/>
                <w:rtl/>
              </w:rPr>
              <w:t xml:space="preserve"> </w:t>
            </w:r>
            <w:r w:rsidR="14728F86" w:rsidRPr="2BC007F8">
              <w:rPr>
                <w:rFonts w:ascii="Aptos" w:eastAsia="Aptos" w:hAnsi="Aptos" w:cs="Aptos"/>
                <w:rtl/>
              </w:rPr>
              <w:t>قبل</w:t>
            </w:r>
            <w:r w:rsidR="330A3435" w:rsidRPr="2BC007F8">
              <w:rPr>
                <w:rFonts w:ascii="Aptos" w:eastAsia="Aptos" w:hAnsi="Aptos" w:cs="Aptos"/>
                <w:rtl/>
              </w:rPr>
              <w:t xml:space="preserve"> </w:t>
            </w:r>
            <w:r w:rsidRPr="2BC007F8">
              <w:rPr>
                <w:rFonts w:ascii="Aptos" w:eastAsia="Aptos" w:hAnsi="Aptos" w:cs="Aptos"/>
              </w:rPr>
              <w:t>30</w:t>
            </w:r>
            <w:r w:rsidRPr="2BC007F8">
              <w:rPr>
                <w:rFonts w:ascii="Aptos" w:eastAsia="Aptos" w:hAnsi="Aptos" w:cs="Aptos"/>
                <w:rtl/>
              </w:rPr>
              <w:t xml:space="preserve"> يوم</w:t>
            </w:r>
            <w:r w:rsidR="4E3867AF" w:rsidRPr="2BC007F8">
              <w:rPr>
                <w:rFonts w:ascii="Aptos" w:eastAsia="Aptos" w:hAnsi="Aptos" w:cs="Aptos"/>
                <w:rtl/>
              </w:rPr>
              <w:t xml:space="preserve"> من تاريخ راتبك</w:t>
            </w:r>
          </w:p>
          <w:p w14:paraId="76382D8A" w14:textId="28980E3B" w:rsidR="71AC025B" w:rsidRDefault="10F74DDA" w:rsidP="2BC007F8">
            <w:pPr>
              <w:pStyle w:val="ListParagraph"/>
              <w:numPr>
                <w:ilvl w:val="0"/>
                <w:numId w:val="7"/>
              </w:numPr>
              <w:bidi/>
              <w:spacing w:before="240" w:after="240"/>
              <w:rPr>
                <w:rFonts w:ascii="Aptos" w:eastAsia="Aptos" w:hAnsi="Aptos" w:cs="Aptos"/>
              </w:rPr>
            </w:pPr>
            <w:r w:rsidRPr="2BC007F8">
              <w:rPr>
                <w:rtl/>
              </w:rPr>
              <w:t xml:space="preserve">رسوم الخدمة </w:t>
            </w:r>
            <w:r w:rsidRPr="2BC007F8">
              <w:t>11</w:t>
            </w:r>
            <w:r w:rsidRPr="2BC007F8">
              <w:rPr>
                <w:rtl/>
              </w:rPr>
              <w:t xml:space="preserve"> د.ب</w:t>
            </w:r>
          </w:p>
          <w:p w14:paraId="0E9A0AD4" w14:textId="7B191E21" w:rsidR="71AC025B" w:rsidRDefault="5C29D3B8" w:rsidP="2BC007F8">
            <w:pPr>
              <w:pStyle w:val="ListParagraph"/>
              <w:numPr>
                <w:ilvl w:val="0"/>
                <w:numId w:val="7"/>
              </w:numPr>
              <w:bidi/>
              <w:spacing w:before="240" w:after="240"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  <w:rtl/>
              </w:rPr>
              <w:t>متوافق مع الشريعة</w:t>
            </w:r>
            <w:r w:rsidR="003203E9">
              <w:rPr>
                <w:rFonts w:ascii="Aptos" w:eastAsia="Aptos" w:hAnsi="Aptos" w:cs="Aptos" w:hint="cs"/>
                <w:rtl/>
              </w:rPr>
              <w:t xml:space="preserve"> </w:t>
            </w:r>
          </w:p>
          <w:p w14:paraId="645E45DE" w14:textId="676C75DB" w:rsidR="71AC025B" w:rsidRDefault="71AC025B" w:rsidP="71AC025B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</w:p>
          <w:p w14:paraId="603135D5" w14:textId="56ECB6D5" w:rsidR="71AC025B" w:rsidRDefault="71AC025B" w:rsidP="71AC025B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  <w:r w:rsidRPr="71AC025B">
              <w:rPr>
                <w:rFonts w:ascii="Aptos" w:eastAsia="Aptos" w:hAnsi="Aptos" w:cs="GE SS Two Light"/>
                <w:rtl/>
              </w:rPr>
              <w:t xml:space="preserve">تقدم بطلبك الآن عبر تطبيق </w:t>
            </w:r>
            <w:r w:rsidRPr="71AC025B">
              <w:rPr>
                <w:rFonts w:ascii="Aptos" w:eastAsia="Aptos" w:hAnsi="Aptos" w:cs="GE SS Two Light"/>
              </w:rPr>
              <w:t xml:space="preserve">ONE </w:t>
            </w:r>
          </w:p>
          <w:p w14:paraId="68A1F52B" w14:textId="4FA0A305" w:rsidR="71AC025B" w:rsidRDefault="71AC025B" w:rsidP="71AC025B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</w:p>
          <w:p w14:paraId="095ABB29" w14:textId="153B44DB" w:rsidR="71AC025B" w:rsidRDefault="71AC025B" w:rsidP="71AC025B">
            <w:pPr>
              <w:bidi/>
              <w:jc w:val="right"/>
              <w:rPr>
                <w:rFonts w:ascii="Aptos" w:eastAsia="Aptos" w:hAnsi="Aptos" w:cs="GE SS Two Light"/>
              </w:rPr>
            </w:pPr>
            <w:r w:rsidRPr="71AC025B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  <w:p w14:paraId="1AFCF840" w14:textId="505056A3" w:rsidR="71AC025B" w:rsidRDefault="71AC025B" w:rsidP="71AC025B">
            <w:pPr>
              <w:bidi/>
              <w:jc w:val="right"/>
              <w:rPr>
                <w:rFonts w:ascii="Aptos" w:eastAsia="Aptos" w:hAnsi="Aptos" w:cs="GE SS Two Light"/>
              </w:rPr>
            </w:pPr>
          </w:p>
          <w:p w14:paraId="08A2BE1C" w14:textId="463B39E8" w:rsidR="71AC025B" w:rsidRDefault="71AC025B" w:rsidP="71AC025B">
            <w:pPr>
              <w:bidi/>
              <w:jc w:val="right"/>
              <w:rPr>
                <w:rFonts w:ascii="Aptos" w:eastAsia="Aptos" w:hAnsi="Aptos" w:cs="GE SS Two Light"/>
              </w:rPr>
            </w:pPr>
          </w:p>
        </w:tc>
      </w:tr>
      <w:tr w:rsidR="71AC025B" w14:paraId="4D1F4131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6C1B14C7" w14:textId="24053A2B" w:rsidR="71AC025B" w:rsidRDefault="71AC025B" w:rsidP="71AC025B">
            <w:pPr>
              <w:jc w:val="center"/>
              <w:rPr>
                <w:rFonts w:cs="GE SS Two Light"/>
                <w:color w:val="FFFFFF" w:themeColor="background1"/>
              </w:rPr>
            </w:pPr>
            <w:r w:rsidRPr="71AC025B">
              <w:rPr>
                <w:rFonts w:cs="GE SS Two Light"/>
                <w:color w:val="FFFFFF" w:themeColor="background1"/>
              </w:rPr>
              <w:t>English Caption</w:t>
            </w:r>
          </w:p>
        </w:tc>
        <w:tc>
          <w:tcPr>
            <w:tcW w:w="4508" w:type="dxa"/>
            <w:shd w:val="clear" w:color="auto" w:fill="0E2841" w:themeFill="text2"/>
          </w:tcPr>
          <w:p w14:paraId="58F53E54" w14:textId="5E5824A0" w:rsidR="71AC025B" w:rsidRDefault="71AC025B" w:rsidP="71AC025B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71AC025B">
              <w:rPr>
                <w:rFonts w:cs="GE SS Two Light"/>
                <w:color w:val="FFFFFF" w:themeColor="background1"/>
              </w:rPr>
              <w:t>Arabic Caption</w:t>
            </w:r>
          </w:p>
        </w:tc>
      </w:tr>
      <w:tr w:rsidR="71AC025B" w14:paraId="2B3D6647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7A14547B" w14:textId="051C63BE" w:rsidR="6D197AF2" w:rsidRDefault="6D197AF2" w:rsidP="2BC007F8">
            <w:pPr>
              <w:spacing w:before="240" w:after="240"/>
            </w:pPr>
            <w:r w:rsidRPr="2BC007F8">
              <w:rPr>
                <w:rFonts w:ascii="Aptos" w:eastAsia="Aptos" w:hAnsi="Aptos" w:cs="Aptos"/>
              </w:rPr>
              <w:lastRenderedPageBreak/>
              <w:t xml:space="preserve">Stay relaxed with the </w:t>
            </w:r>
            <w:r w:rsidRPr="2BC007F8">
              <w:rPr>
                <w:rFonts w:ascii="Aptos" w:eastAsia="Aptos" w:hAnsi="Aptos" w:cs="Aptos"/>
                <w:b/>
                <w:bCs/>
              </w:rPr>
              <w:t>Advance Salary</w:t>
            </w:r>
            <w:r w:rsidRPr="2BC007F8">
              <w:rPr>
                <w:rFonts w:ascii="Aptos" w:eastAsia="Aptos" w:hAnsi="Aptos" w:cs="Aptos"/>
              </w:rPr>
              <w:t xml:space="preserve"> service from </w:t>
            </w:r>
            <w:r w:rsidRPr="2BC007F8">
              <w:rPr>
                <w:rFonts w:ascii="Aptos" w:eastAsia="Aptos" w:hAnsi="Aptos" w:cs="Aptos"/>
                <w:b/>
                <w:bCs/>
              </w:rPr>
              <w:t>ONE app</w:t>
            </w:r>
            <w:r>
              <w:br/>
            </w:r>
            <w:r w:rsidRPr="2BC007F8">
              <w:rPr>
                <w:rFonts w:ascii="Aptos" w:eastAsia="Aptos" w:hAnsi="Aptos" w:cs="Aptos"/>
              </w:rPr>
              <w:t xml:space="preserve"> ✅ Instant transfer of your salary</w:t>
            </w:r>
            <w:r>
              <w:br/>
            </w:r>
            <w:r w:rsidRPr="2BC007F8">
              <w:rPr>
                <w:rFonts w:ascii="Aptos" w:eastAsia="Aptos" w:hAnsi="Aptos" w:cs="Aptos"/>
              </w:rPr>
              <w:t xml:space="preserve"> ✅ Up to 60% of your salary</w:t>
            </w:r>
            <w:r>
              <w:br/>
            </w:r>
            <w:r w:rsidRPr="2BC007F8">
              <w:rPr>
                <w:rFonts w:ascii="Aptos" w:eastAsia="Aptos" w:hAnsi="Aptos" w:cs="Aptos"/>
              </w:rPr>
              <w:t xml:space="preserve"> ✅ Service fee of only BD 11</w:t>
            </w:r>
            <w:r>
              <w:br/>
            </w:r>
            <w:r w:rsidRPr="2BC007F8">
              <w:rPr>
                <w:rFonts w:ascii="Aptos" w:eastAsia="Aptos" w:hAnsi="Aptos" w:cs="Aptos"/>
              </w:rPr>
              <w:t xml:space="preserve"> ✅ Shariah-compliant</w:t>
            </w:r>
          </w:p>
          <w:p w14:paraId="55C6DA71" w14:textId="47440E97" w:rsidR="49721CAA" w:rsidRDefault="49721CAA" w:rsidP="2BC007F8">
            <w:pPr>
              <w:spacing w:before="240" w:after="240"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</w:rPr>
              <w:t>Apply now via ONE App</w:t>
            </w:r>
          </w:p>
          <w:p w14:paraId="1862C413" w14:textId="24C79DF0" w:rsidR="2BC007F8" w:rsidRDefault="2BC007F8" w:rsidP="2BC007F8">
            <w:pPr>
              <w:spacing w:before="240" w:after="240"/>
              <w:rPr>
                <w:rFonts w:ascii="Aptos" w:eastAsia="Aptos" w:hAnsi="Aptos" w:cs="GE SS Two Light"/>
                <w:i/>
                <w:iCs/>
              </w:rPr>
            </w:pPr>
          </w:p>
          <w:p w14:paraId="18C33CF5" w14:textId="396F0968" w:rsidR="71AC025B" w:rsidRDefault="71AC025B" w:rsidP="71AC025B">
            <w:pPr>
              <w:spacing w:before="240" w:after="240"/>
              <w:rPr>
                <w:rFonts w:cs="GE SS Two Light"/>
              </w:rPr>
            </w:pPr>
            <w:r w:rsidRPr="71AC025B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  <w:p w14:paraId="176E9516" w14:textId="04AF15A4" w:rsidR="71AC025B" w:rsidRDefault="71AC025B" w:rsidP="71AC025B">
            <w:pPr>
              <w:rPr>
                <w:rFonts w:ascii="Aptos" w:eastAsia="Aptos" w:hAnsi="Aptos" w:cs="GE SS Two Light"/>
              </w:rPr>
            </w:pPr>
          </w:p>
        </w:tc>
        <w:tc>
          <w:tcPr>
            <w:tcW w:w="4508" w:type="dxa"/>
            <w:shd w:val="clear" w:color="auto" w:fill="FFFFFF" w:themeFill="background1"/>
          </w:tcPr>
          <w:p w14:paraId="740818F2" w14:textId="77777777" w:rsidR="71AC025B" w:rsidRDefault="71AC025B" w:rsidP="71AC025B">
            <w:pPr>
              <w:bidi/>
              <w:rPr>
                <w:rFonts w:ascii="Aptos" w:eastAsia="Aptos" w:hAnsi="Aptos" w:cs="GE SS Two Light"/>
              </w:rPr>
            </w:pPr>
          </w:p>
          <w:p w14:paraId="33B178FE" w14:textId="0DA5C72F" w:rsidR="156580E1" w:rsidRDefault="156580E1" w:rsidP="2BC007F8">
            <w:pPr>
              <w:bidi/>
              <w:jc w:val="right"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  <w:rtl/>
              </w:rPr>
              <w:t xml:space="preserve">خلك مرتاح مع خدمة الراتب </w:t>
            </w:r>
            <w:r w:rsidRPr="2BC007F8">
              <w:rPr>
                <w:rFonts w:ascii="Aptos" w:eastAsia="Aptos" w:hAnsi="Aptos" w:cs="Aptos"/>
                <w:b/>
                <w:bCs/>
                <w:rtl/>
              </w:rPr>
              <w:t xml:space="preserve">المقدم </w:t>
            </w:r>
            <w:r w:rsidRPr="2BC007F8">
              <w:rPr>
                <w:rFonts w:ascii="Aptos" w:eastAsia="Aptos" w:hAnsi="Aptos" w:cs="Aptos"/>
                <w:rtl/>
              </w:rPr>
              <w:t xml:space="preserve">من </w:t>
            </w:r>
            <w:r w:rsidRPr="2BC007F8">
              <w:rPr>
                <w:rFonts w:ascii="Aptos" w:eastAsia="Aptos" w:hAnsi="Aptos" w:cs="Aptos"/>
                <w:b/>
                <w:bCs/>
                <w:rtl/>
              </w:rPr>
              <w:t xml:space="preserve">تطبيق </w:t>
            </w:r>
            <w:r w:rsidRPr="2BC007F8">
              <w:rPr>
                <w:rFonts w:ascii="Aptos" w:eastAsia="Aptos" w:hAnsi="Aptos" w:cs="Aptos"/>
                <w:b/>
                <w:bCs/>
              </w:rPr>
              <w:t>ONE</w:t>
            </w:r>
            <w:r>
              <w:br/>
            </w:r>
            <w:r w:rsidRPr="2BC007F8">
              <w:rPr>
                <w:rFonts w:ascii="Aptos" w:eastAsia="Aptos" w:hAnsi="Aptos" w:cs="Aptos"/>
                <w:rtl/>
              </w:rPr>
              <w:t xml:space="preserve"> ✅ تحويل فوري لراتبك</w:t>
            </w:r>
            <w:r>
              <w:br/>
            </w:r>
            <w:r w:rsidRPr="2BC007F8">
              <w:rPr>
                <w:rFonts w:ascii="Aptos" w:eastAsia="Aptos" w:hAnsi="Aptos" w:cs="Aptos"/>
                <w:rtl/>
              </w:rPr>
              <w:t xml:space="preserve"> ✅ حتى </w:t>
            </w:r>
            <w:r w:rsidRPr="2BC007F8">
              <w:rPr>
                <w:rFonts w:ascii="Aptos" w:eastAsia="Aptos" w:hAnsi="Aptos" w:cs="Aptos"/>
              </w:rPr>
              <w:t>60</w:t>
            </w:r>
            <w:r w:rsidRPr="2BC007F8">
              <w:rPr>
                <w:rFonts w:ascii="Aptos" w:eastAsia="Aptos" w:hAnsi="Aptos" w:cs="Aptos"/>
                <w:rtl/>
              </w:rPr>
              <w:t>% من راتبك</w:t>
            </w:r>
            <w:r>
              <w:br/>
            </w:r>
            <w:r w:rsidRPr="2BC007F8">
              <w:rPr>
                <w:rFonts w:ascii="Aptos" w:eastAsia="Aptos" w:hAnsi="Aptos" w:cs="Aptos"/>
                <w:rtl/>
              </w:rPr>
              <w:t xml:space="preserve"> ✅ رسوم الخدمة فقط </w:t>
            </w:r>
            <w:r w:rsidRPr="2BC007F8">
              <w:rPr>
                <w:rFonts w:ascii="Aptos" w:eastAsia="Aptos" w:hAnsi="Aptos" w:cs="Aptos"/>
              </w:rPr>
              <w:t>11</w:t>
            </w:r>
            <w:r w:rsidRPr="2BC007F8">
              <w:rPr>
                <w:rFonts w:ascii="Aptos" w:eastAsia="Aptos" w:hAnsi="Aptos" w:cs="Aptos"/>
                <w:rtl/>
              </w:rPr>
              <w:t xml:space="preserve"> د.ب</w:t>
            </w:r>
            <w:r>
              <w:br/>
            </w:r>
            <w:r w:rsidRPr="2BC007F8">
              <w:rPr>
                <w:rFonts w:ascii="Aptos" w:eastAsia="Aptos" w:hAnsi="Aptos" w:cs="Aptos"/>
                <w:rtl/>
              </w:rPr>
              <w:t xml:space="preserve"> ✅ متوافق مع الشريعة </w:t>
            </w:r>
          </w:p>
          <w:p w14:paraId="17D1C55D" w14:textId="01F4E288" w:rsidR="2BC007F8" w:rsidRDefault="2BC007F8" w:rsidP="2BC007F8">
            <w:pPr>
              <w:bidi/>
              <w:jc w:val="right"/>
              <w:rPr>
                <w:rFonts w:ascii="Aptos" w:eastAsia="Aptos" w:hAnsi="Aptos" w:cs="Aptos"/>
              </w:rPr>
            </w:pPr>
          </w:p>
          <w:p w14:paraId="43E61000" w14:textId="40CA8985" w:rsidR="7BB42635" w:rsidRDefault="7BB42635" w:rsidP="2BC007F8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  <w:r w:rsidRPr="2BC007F8">
              <w:rPr>
                <w:rFonts w:ascii="Aptos" w:eastAsia="Aptos" w:hAnsi="Aptos" w:cs="GE SS Two Light"/>
                <w:rtl/>
              </w:rPr>
              <w:t xml:space="preserve">تقدم بطلبك الآن عبر تطبيق </w:t>
            </w:r>
            <w:r w:rsidRPr="2BC007F8">
              <w:rPr>
                <w:rFonts w:ascii="Aptos" w:eastAsia="Aptos" w:hAnsi="Aptos" w:cs="GE SS Two Light"/>
              </w:rPr>
              <w:t>ONE</w:t>
            </w:r>
          </w:p>
          <w:p w14:paraId="6FD4A1C8" w14:textId="2C1485D1" w:rsidR="2BC007F8" w:rsidRDefault="2BC007F8" w:rsidP="2BC007F8">
            <w:pPr>
              <w:bidi/>
              <w:rPr>
                <w:rFonts w:ascii="Aptos" w:eastAsia="Aptos" w:hAnsi="Aptos" w:cs="GE SS Two Light"/>
              </w:rPr>
            </w:pPr>
          </w:p>
          <w:p w14:paraId="70DDF122" w14:textId="72E51B4B" w:rsidR="71AC025B" w:rsidRDefault="71AC025B" w:rsidP="2BC007F8">
            <w:pPr>
              <w:bidi/>
              <w:rPr>
                <w:rFonts w:ascii="Aptos" w:eastAsia="Aptos" w:hAnsi="Aptos" w:cs="GE SS Two Light"/>
              </w:rPr>
            </w:pPr>
            <w:r w:rsidRPr="2BC007F8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  <w:p w14:paraId="2474A002" w14:textId="279A793E" w:rsidR="71AC025B" w:rsidRDefault="71AC025B" w:rsidP="2BC007F8">
            <w:pPr>
              <w:bidi/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</w:pPr>
          </w:p>
        </w:tc>
      </w:tr>
      <w:tr w:rsidR="2BC007F8" w14:paraId="359DA154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07C72F41" w14:textId="18A32FFA" w:rsidR="2BC007F8" w:rsidRDefault="2BC007F8" w:rsidP="2BC007F8">
            <w:pPr>
              <w:jc w:val="center"/>
              <w:rPr>
                <w:rFonts w:cs="GE SS Two Light"/>
                <w:color w:val="FFFFFF" w:themeColor="background1"/>
              </w:rPr>
            </w:pPr>
            <w:r w:rsidRPr="2BC007F8">
              <w:rPr>
                <w:rFonts w:cs="GE SS Two Light"/>
                <w:color w:val="FFFFFF" w:themeColor="background1"/>
              </w:rPr>
              <w:t>English Copy</w:t>
            </w:r>
          </w:p>
        </w:tc>
        <w:tc>
          <w:tcPr>
            <w:tcW w:w="4508" w:type="dxa"/>
            <w:shd w:val="clear" w:color="auto" w:fill="0E2841" w:themeFill="text2"/>
          </w:tcPr>
          <w:p w14:paraId="11A2F327" w14:textId="391F7350" w:rsidR="2BC007F8" w:rsidRDefault="2BC007F8" w:rsidP="2BC007F8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2BC007F8">
              <w:rPr>
                <w:rFonts w:cs="GE SS Two Light"/>
                <w:color w:val="FFFFFF" w:themeColor="background1"/>
              </w:rPr>
              <w:t>Arabic Copy</w:t>
            </w:r>
          </w:p>
        </w:tc>
      </w:tr>
      <w:tr w:rsidR="2BC007F8" w14:paraId="2117A1AD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56BCE33D" w14:textId="45EE3394" w:rsidR="22E40F79" w:rsidRDefault="4CEF5F69" w:rsidP="2BC007F8">
            <w:pPr>
              <w:spacing w:before="240" w:after="240"/>
            </w:pPr>
            <w:r w:rsidRPr="42EFBCBD">
              <w:rPr>
                <w:rFonts w:ascii="Aptos" w:eastAsia="Aptos" w:hAnsi="Aptos" w:cs="Aptos"/>
              </w:rPr>
              <w:t xml:space="preserve">Advance salary without needing to transfer your salary </w:t>
            </w:r>
          </w:p>
          <w:p w14:paraId="1A27D7B9" w14:textId="5B9EAAE9" w:rsidR="22E40F79" w:rsidRDefault="22E40F79" w:rsidP="2BC007F8">
            <w:pPr>
              <w:spacing w:before="240" w:after="240"/>
            </w:pPr>
            <w:r w:rsidRPr="42EFBCBD">
              <w:rPr>
                <w:rFonts w:ascii="Aptos" w:eastAsia="Aptos" w:hAnsi="Aptos" w:cs="Aptos"/>
                <w:b/>
                <w:bCs/>
              </w:rPr>
              <w:t>ONE App</w:t>
            </w:r>
            <w:r w:rsidRPr="42EFBCBD">
              <w:rPr>
                <w:rFonts w:ascii="Aptos" w:eastAsia="Aptos" w:hAnsi="Aptos" w:cs="Aptos"/>
              </w:rPr>
              <w:t xml:space="preserve"> takes care of your peace of mind </w:t>
            </w:r>
          </w:p>
          <w:p w14:paraId="0CE175EF" w14:textId="47440E97" w:rsidR="2BC007F8" w:rsidRDefault="2BC007F8" w:rsidP="2BC007F8">
            <w:pPr>
              <w:spacing w:before="240" w:after="240"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</w:rPr>
              <w:t>Apply now via ONE App</w:t>
            </w:r>
          </w:p>
          <w:p w14:paraId="6DA9BD4A" w14:textId="5F707A3B" w:rsidR="2BC007F8" w:rsidRDefault="2BC007F8" w:rsidP="2BC007F8">
            <w:pPr>
              <w:spacing w:before="240" w:after="240"/>
              <w:rPr>
                <w:rFonts w:cs="GE SS Two Light"/>
              </w:rPr>
            </w:pPr>
            <w:r w:rsidRPr="2BC007F8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</w:tc>
        <w:tc>
          <w:tcPr>
            <w:tcW w:w="4508" w:type="dxa"/>
            <w:shd w:val="clear" w:color="auto" w:fill="FFFFFF" w:themeFill="background1"/>
          </w:tcPr>
          <w:p w14:paraId="6657A1AB" w14:textId="5E3D92B9" w:rsidR="5D01E76D" w:rsidRDefault="5D01E76D" w:rsidP="2BC007F8">
            <w:pPr>
              <w:bidi/>
              <w:spacing w:before="240" w:after="240"/>
            </w:pPr>
            <w:r w:rsidRPr="42EFBCBD">
              <w:rPr>
                <w:rtl/>
              </w:rPr>
              <w:t xml:space="preserve"> راتب مقدم بدون تحويل الراتب</w:t>
            </w:r>
          </w:p>
          <w:p w14:paraId="75A282F3" w14:textId="32026777" w:rsidR="2BC007F8" w:rsidRDefault="7F844D29" w:rsidP="42EFBCBD">
            <w:pPr>
              <w:bidi/>
              <w:spacing w:before="240" w:after="240"/>
              <w:rPr>
                <w:rFonts w:ascii="Aptos" w:eastAsia="Aptos" w:hAnsi="Aptos" w:cs="Aptos"/>
              </w:rPr>
            </w:pPr>
            <w:r w:rsidRPr="42EFBCBD">
              <w:rPr>
                <w:rtl/>
              </w:rPr>
              <w:t xml:space="preserve">تطبيق </w:t>
            </w:r>
            <w:r w:rsidRPr="42EFBCBD">
              <w:t>ONE</w:t>
            </w:r>
            <w:r w:rsidRPr="42EFBCBD">
              <w:rPr>
                <w:rtl/>
              </w:rPr>
              <w:t xml:space="preserve"> حاسب حساب راحة بالك</w:t>
            </w:r>
          </w:p>
          <w:p w14:paraId="3C2A6E57" w14:textId="56ECB6D5" w:rsidR="2BC007F8" w:rsidRDefault="2BC007F8" w:rsidP="2BC007F8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  <w:r w:rsidRPr="2BC007F8">
              <w:rPr>
                <w:rFonts w:ascii="Aptos" w:eastAsia="Aptos" w:hAnsi="Aptos" w:cs="GE SS Two Light"/>
                <w:rtl/>
              </w:rPr>
              <w:t xml:space="preserve">تقدم بطلبك الآن عبر تطبيق </w:t>
            </w:r>
            <w:r w:rsidRPr="2BC007F8">
              <w:rPr>
                <w:rFonts w:ascii="Aptos" w:eastAsia="Aptos" w:hAnsi="Aptos" w:cs="GE SS Two Light"/>
              </w:rPr>
              <w:t xml:space="preserve">ONE </w:t>
            </w:r>
          </w:p>
          <w:p w14:paraId="14A2C30F" w14:textId="4FA0A305" w:rsidR="2BC007F8" w:rsidRDefault="2BC007F8" w:rsidP="2BC007F8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</w:p>
          <w:p w14:paraId="6B72D5F0" w14:textId="153B44DB" w:rsidR="2BC007F8" w:rsidRDefault="2BC007F8" w:rsidP="2BC007F8">
            <w:pPr>
              <w:bidi/>
              <w:jc w:val="right"/>
              <w:rPr>
                <w:rFonts w:ascii="Aptos" w:eastAsia="Aptos" w:hAnsi="Aptos" w:cs="GE SS Two Light"/>
              </w:rPr>
            </w:pPr>
            <w:r w:rsidRPr="2BC007F8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  <w:p w14:paraId="66A9D14F" w14:textId="505056A3" w:rsidR="2BC007F8" w:rsidRDefault="2BC007F8" w:rsidP="2BC007F8">
            <w:pPr>
              <w:bidi/>
              <w:jc w:val="right"/>
              <w:rPr>
                <w:rFonts w:ascii="Aptos" w:eastAsia="Aptos" w:hAnsi="Aptos" w:cs="GE SS Two Light"/>
              </w:rPr>
            </w:pPr>
          </w:p>
          <w:p w14:paraId="7D2B22E1" w14:textId="463B39E8" w:rsidR="2BC007F8" w:rsidRDefault="2BC007F8" w:rsidP="2BC007F8">
            <w:pPr>
              <w:bidi/>
              <w:jc w:val="right"/>
              <w:rPr>
                <w:rFonts w:ascii="Aptos" w:eastAsia="Aptos" w:hAnsi="Aptos" w:cs="GE SS Two Light"/>
              </w:rPr>
            </w:pPr>
          </w:p>
        </w:tc>
      </w:tr>
      <w:tr w:rsidR="2BC007F8" w14:paraId="586EE96E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7C1CB3B3" w14:textId="24053A2B" w:rsidR="2BC007F8" w:rsidRDefault="2BC007F8" w:rsidP="2BC007F8">
            <w:pPr>
              <w:jc w:val="center"/>
              <w:rPr>
                <w:rFonts w:cs="GE SS Two Light"/>
                <w:color w:val="FFFFFF" w:themeColor="background1"/>
              </w:rPr>
            </w:pPr>
            <w:r w:rsidRPr="2BC007F8">
              <w:rPr>
                <w:rFonts w:cs="GE SS Two Light"/>
                <w:color w:val="FFFFFF" w:themeColor="background1"/>
              </w:rPr>
              <w:t>English Caption</w:t>
            </w:r>
          </w:p>
        </w:tc>
        <w:tc>
          <w:tcPr>
            <w:tcW w:w="4508" w:type="dxa"/>
            <w:shd w:val="clear" w:color="auto" w:fill="0E2841" w:themeFill="text2"/>
          </w:tcPr>
          <w:p w14:paraId="27B899AC" w14:textId="5E5824A0" w:rsidR="2BC007F8" w:rsidRDefault="2BC007F8" w:rsidP="2BC007F8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2BC007F8">
              <w:rPr>
                <w:rFonts w:cs="GE SS Two Light"/>
                <w:color w:val="FFFFFF" w:themeColor="background1"/>
              </w:rPr>
              <w:t>Arabic Caption</w:t>
            </w:r>
          </w:p>
        </w:tc>
      </w:tr>
      <w:tr w:rsidR="2BC007F8" w14:paraId="0B11A91C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0501C45D" w14:textId="7B32BADD" w:rsidR="47452341" w:rsidRDefault="47452341" w:rsidP="2BC007F8">
            <w:pPr>
              <w:spacing w:before="240" w:after="240"/>
            </w:pPr>
            <w:r w:rsidRPr="2BC007F8">
              <w:rPr>
                <w:rFonts w:ascii="Aptos" w:eastAsia="Aptos" w:hAnsi="Aptos" w:cs="Aptos"/>
              </w:rPr>
              <w:t xml:space="preserve">Your peace of mind starts with </w:t>
            </w:r>
            <w:r w:rsidRPr="2BC007F8">
              <w:rPr>
                <w:rFonts w:ascii="Aptos" w:eastAsia="Aptos" w:hAnsi="Aptos" w:cs="Aptos"/>
                <w:b/>
                <w:bCs/>
              </w:rPr>
              <w:t xml:space="preserve">ONE </w:t>
            </w:r>
            <w:r w:rsidR="00DC4D8C">
              <w:rPr>
                <w:rFonts w:ascii="Aptos" w:eastAsia="Aptos" w:hAnsi="Aptos" w:cs="Aptos"/>
                <w:b/>
                <w:bCs/>
              </w:rPr>
              <w:t>A</w:t>
            </w:r>
            <w:r w:rsidRPr="2BC007F8">
              <w:rPr>
                <w:rFonts w:ascii="Aptos" w:eastAsia="Aptos" w:hAnsi="Aptos" w:cs="Aptos"/>
                <w:b/>
                <w:bCs/>
              </w:rPr>
              <w:t>pp</w:t>
            </w:r>
            <w:r>
              <w:br/>
            </w:r>
            <w:r w:rsidRPr="2BC007F8">
              <w:rPr>
                <w:rFonts w:ascii="Aptos" w:eastAsia="Aptos" w:hAnsi="Aptos" w:cs="Aptos"/>
              </w:rPr>
              <w:t xml:space="preserve"> </w:t>
            </w:r>
            <w:r w:rsidRPr="2BC007F8">
              <w:rPr>
                <w:rFonts w:ascii="Aptos" w:eastAsia="Aptos" w:hAnsi="Aptos" w:cs="Aptos"/>
                <w:b/>
                <w:bCs/>
              </w:rPr>
              <w:t>Advance Salary</w:t>
            </w:r>
            <w:r w:rsidRPr="2BC007F8">
              <w:rPr>
                <w:rFonts w:ascii="Aptos" w:eastAsia="Aptos" w:hAnsi="Aptos" w:cs="Aptos"/>
              </w:rPr>
              <w:t xml:space="preserve"> without transferring your salary.</w:t>
            </w:r>
          </w:p>
          <w:p w14:paraId="78FE67BA" w14:textId="0E7069A2" w:rsidR="47452341" w:rsidRDefault="47452341" w:rsidP="2BC007F8">
            <w:pPr>
              <w:spacing w:before="240" w:after="240"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</w:rPr>
              <w:t>Apply now via ONE App</w:t>
            </w:r>
          </w:p>
          <w:p w14:paraId="086FF7C0" w14:textId="396F0968" w:rsidR="2BC007F8" w:rsidRDefault="2BC007F8" w:rsidP="2BC007F8">
            <w:pPr>
              <w:spacing w:before="240" w:after="240"/>
              <w:rPr>
                <w:rFonts w:cs="GE SS Two Light"/>
              </w:rPr>
            </w:pPr>
            <w:r w:rsidRPr="2BC007F8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  <w:p w14:paraId="0AE7AFCE" w14:textId="04AF15A4" w:rsidR="2BC007F8" w:rsidRDefault="2BC007F8" w:rsidP="2BC007F8">
            <w:pPr>
              <w:rPr>
                <w:rFonts w:ascii="Aptos" w:eastAsia="Aptos" w:hAnsi="Aptos" w:cs="GE SS Two Light"/>
              </w:rPr>
            </w:pPr>
          </w:p>
        </w:tc>
        <w:tc>
          <w:tcPr>
            <w:tcW w:w="4508" w:type="dxa"/>
            <w:shd w:val="clear" w:color="auto" w:fill="FFFFFF" w:themeFill="background1"/>
          </w:tcPr>
          <w:p w14:paraId="46C2BEF8" w14:textId="6437B38F" w:rsidR="36A3A6CA" w:rsidRDefault="36A3A6CA" w:rsidP="2BC007F8">
            <w:pPr>
              <w:bidi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  <w:rtl/>
              </w:rPr>
              <w:t xml:space="preserve">راحة بالك تبدأ مع </w:t>
            </w:r>
            <w:r w:rsidRPr="2BC007F8">
              <w:rPr>
                <w:rFonts w:ascii="Aptos" w:eastAsia="Aptos" w:hAnsi="Aptos" w:cs="Aptos"/>
                <w:b/>
                <w:bCs/>
                <w:rtl/>
              </w:rPr>
              <w:t xml:space="preserve">تطبيق </w:t>
            </w:r>
            <w:r w:rsidRPr="2BC007F8">
              <w:rPr>
                <w:rFonts w:ascii="Aptos" w:eastAsia="Aptos" w:hAnsi="Aptos" w:cs="Aptos"/>
                <w:b/>
                <w:bCs/>
              </w:rPr>
              <w:t>ONE</w:t>
            </w:r>
            <w:r>
              <w:br/>
            </w:r>
            <w:r w:rsidRPr="2BC007F8">
              <w:rPr>
                <w:rFonts w:ascii="Aptos" w:eastAsia="Aptos" w:hAnsi="Aptos" w:cs="Aptos"/>
                <w:rtl/>
              </w:rPr>
              <w:t xml:space="preserve"> </w:t>
            </w:r>
            <w:r w:rsidRPr="2BC007F8">
              <w:rPr>
                <w:rFonts w:ascii="Aptos" w:eastAsia="Aptos" w:hAnsi="Aptos" w:cs="Aptos"/>
                <w:b/>
                <w:bCs/>
                <w:rtl/>
              </w:rPr>
              <w:t>راتب مقدم</w:t>
            </w:r>
            <w:r w:rsidRPr="2BC007F8">
              <w:rPr>
                <w:rFonts w:ascii="Aptos" w:eastAsia="Aptos" w:hAnsi="Aptos" w:cs="Aptos"/>
                <w:rtl/>
              </w:rPr>
              <w:t xml:space="preserve"> بدون تحويل راتبك</w:t>
            </w:r>
          </w:p>
          <w:p w14:paraId="64B4586D" w14:textId="33A90F1C" w:rsidR="2BC007F8" w:rsidRDefault="2BC007F8" w:rsidP="2BC007F8">
            <w:pPr>
              <w:bidi/>
              <w:rPr>
                <w:rFonts w:ascii="Aptos" w:eastAsia="Aptos" w:hAnsi="Aptos" w:cs="Aptos"/>
              </w:rPr>
            </w:pPr>
          </w:p>
          <w:p w14:paraId="6E017694" w14:textId="721663EB" w:rsidR="36A3A6CA" w:rsidRDefault="36A3A6CA" w:rsidP="2BC007F8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  <w:r w:rsidRPr="2BC007F8">
              <w:rPr>
                <w:rFonts w:ascii="Aptos" w:eastAsia="Aptos" w:hAnsi="Aptos" w:cs="GE SS Two Light"/>
                <w:rtl/>
              </w:rPr>
              <w:t xml:space="preserve">تقدم بطلبك الآن عبر تطبيق </w:t>
            </w:r>
            <w:r w:rsidRPr="2BC007F8">
              <w:rPr>
                <w:rFonts w:ascii="Aptos" w:eastAsia="Aptos" w:hAnsi="Aptos" w:cs="GE SS Two Light"/>
              </w:rPr>
              <w:t>ONE</w:t>
            </w:r>
          </w:p>
          <w:p w14:paraId="12E42477" w14:textId="57A05AC6" w:rsidR="2BC007F8" w:rsidRDefault="2BC007F8" w:rsidP="2BC007F8">
            <w:pPr>
              <w:bidi/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</w:pPr>
          </w:p>
          <w:p w14:paraId="21E9EE18" w14:textId="3732FEB0" w:rsidR="2BC007F8" w:rsidRDefault="2BC007F8" w:rsidP="2BC007F8">
            <w:pPr>
              <w:bidi/>
              <w:rPr>
                <w:rFonts w:ascii="Aptos" w:eastAsia="Aptos" w:hAnsi="Aptos" w:cs="GE SS Two Light"/>
              </w:rPr>
            </w:pPr>
            <w:r w:rsidRPr="2BC007F8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  <w:p w14:paraId="50D0C266" w14:textId="4ED9F408" w:rsidR="2BC007F8" w:rsidRDefault="2BC007F8" w:rsidP="2BC007F8">
            <w:pPr>
              <w:bidi/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</w:pPr>
          </w:p>
        </w:tc>
      </w:tr>
      <w:tr w:rsidR="2BC007F8" w14:paraId="6BF16BF4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7BA61A7B" w14:textId="18A32FFA" w:rsidR="2BC007F8" w:rsidRDefault="2BC007F8" w:rsidP="2BC007F8">
            <w:pPr>
              <w:jc w:val="center"/>
              <w:rPr>
                <w:rFonts w:cs="GE SS Two Light"/>
                <w:color w:val="FFFFFF" w:themeColor="background1"/>
              </w:rPr>
            </w:pPr>
            <w:r w:rsidRPr="2BC007F8">
              <w:rPr>
                <w:rFonts w:cs="GE SS Two Light"/>
                <w:color w:val="FFFFFF" w:themeColor="background1"/>
              </w:rPr>
              <w:t>English Copy</w:t>
            </w:r>
          </w:p>
        </w:tc>
        <w:tc>
          <w:tcPr>
            <w:tcW w:w="4508" w:type="dxa"/>
            <w:shd w:val="clear" w:color="auto" w:fill="0E2841" w:themeFill="text2"/>
          </w:tcPr>
          <w:p w14:paraId="00469FA9" w14:textId="391F7350" w:rsidR="2BC007F8" w:rsidRDefault="2BC007F8" w:rsidP="2BC007F8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2BC007F8">
              <w:rPr>
                <w:rFonts w:cs="GE SS Two Light"/>
                <w:color w:val="FFFFFF" w:themeColor="background1"/>
              </w:rPr>
              <w:t>Arabic Copy</w:t>
            </w:r>
          </w:p>
        </w:tc>
      </w:tr>
      <w:tr w:rsidR="2BC007F8" w14:paraId="39B10B13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578B808C" w14:textId="51FCEBA9" w:rsidR="0F679C9D" w:rsidRDefault="0F679C9D" w:rsidP="2825FFB4">
            <w:pPr>
              <w:spacing w:before="240" w:after="240"/>
            </w:pPr>
            <w:r w:rsidRPr="2825FFB4">
              <w:rPr>
                <w:rFonts w:ascii="Aptos" w:eastAsia="Aptos" w:hAnsi="Aptos" w:cs="Aptos"/>
              </w:rPr>
              <w:t>Got a question and need an answer?</w:t>
            </w:r>
          </w:p>
          <w:p w14:paraId="69334B5C" w14:textId="6C00EBB7" w:rsidR="384F1BF8" w:rsidRDefault="384F1BF8" w:rsidP="2BC007F8">
            <w:pPr>
              <w:spacing w:before="240" w:after="240"/>
            </w:pPr>
            <w:r w:rsidRPr="2BC007F8">
              <w:rPr>
                <w:rFonts w:ascii="Aptos" w:eastAsia="Aptos" w:hAnsi="Aptos" w:cs="Aptos"/>
              </w:rPr>
              <w:t>Contact us directly on WhatsApp for support with your application, offer, or repayment.</w:t>
            </w:r>
          </w:p>
          <w:p w14:paraId="5B945EE1" w14:textId="742C588A" w:rsidR="384F1BF8" w:rsidRDefault="384F1BF8" w:rsidP="2BC007F8">
            <w:pPr>
              <w:spacing w:before="240" w:after="240"/>
            </w:pPr>
            <w:r w:rsidRPr="2BC007F8">
              <w:rPr>
                <w:rFonts w:ascii="Aptos" w:eastAsia="Aptos" w:hAnsi="Aptos" w:cs="Aptos"/>
              </w:rPr>
              <w:t>+973 7711 1111</w:t>
            </w:r>
          </w:p>
          <w:p w14:paraId="2BA75D61" w14:textId="5F707A3B" w:rsidR="2BC007F8" w:rsidRDefault="2BC007F8" w:rsidP="2BC007F8">
            <w:pPr>
              <w:spacing w:before="240" w:after="240"/>
              <w:rPr>
                <w:rFonts w:cs="GE SS Two Light"/>
              </w:rPr>
            </w:pPr>
            <w:r w:rsidRPr="2BC007F8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</w:tc>
        <w:tc>
          <w:tcPr>
            <w:tcW w:w="4508" w:type="dxa"/>
            <w:shd w:val="clear" w:color="auto" w:fill="FFFFFF" w:themeFill="background1"/>
          </w:tcPr>
          <w:p w14:paraId="6B79E610" w14:textId="7B7FD778" w:rsidR="7BAFC957" w:rsidRDefault="1F85B36C" w:rsidP="42EFBCBD">
            <w:pPr>
              <w:bidi/>
              <w:spacing w:before="240" w:after="240"/>
              <w:rPr>
                <w:rFonts w:ascii="Aptos" w:eastAsia="Aptos" w:hAnsi="Aptos" w:cs="Aptos"/>
                <w:rtl/>
              </w:rPr>
            </w:pPr>
            <w:r w:rsidRPr="2825FFB4">
              <w:rPr>
                <w:rFonts w:ascii="Aptos" w:eastAsia="Aptos" w:hAnsi="Aptos" w:cs="Aptos"/>
                <w:rtl/>
              </w:rPr>
              <w:t xml:space="preserve">عندك سؤال </w:t>
            </w:r>
            <w:r w:rsidR="24679DAD" w:rsidRPr="2825FFB4">
              <w:rPr>
                <w:rFonts w:ascii="Aptos" w:eastAsia="Aptos" w:hAnsi="Aptos" w:cs="Aptos"/>
                <w:rtl/>
              </w:rPr>
              <w:t>ومحتاج</w:t>
            </w:r>
            <w:r w:rsidRPr="2825FFB4">
              <w:rPr>
                <w:rFonts w:ascii="Aptos" w:eastAsia="Aptos" w:hAnsi="Aptos" w:cs="Aptos"/>
                <w:rtl/>
              </w:rPr>
              <w:t xml:space="preserve"> اجابة؟</w:t>
            </w:r>
          </w:p>
          <w:p w14:paraId="160466E5" w14:textId="18F71126" w:rsidR="75D23620" w:rsidRDefault="75D23620" w:rsidP="2BC007F8">
            <w:pPr>
              <w:bidi/>
              <w:spacing w:before="240" w:after="240"/>
            </w:pPr>
            <w:r w:rsidRPr="2BC007F8">
              <w:rPr>
                <w:rFonts w:ascii="Aptos" w:eastAsia="Aptos" w:hAnsi="Aptos" w:cs="Aptos"/>
                <w:rtl/>
              </w:rPr>
              <w:t xml:space="preserve">تواصل معنا مباشرة عبر </w:t>
            </w:r>
            <w:r w:rsidRPr="2BC007F8">
              <w:rPr>
                <w:rFonts w:ascii="Aptos" w:eastAsia="Aptos" w:hAnsi="Aptos" w:cs="Aptos"/>
              </w:rPr>
              <w:t>WhatsApp</w:t>
            </w:r>
            <w:r w:rsidRPr="2BC007F8">
              <w:rPr>
                <w:rFonts w:ascii="Aptos" w:eastAsia="Aptos" w:hAnsi="Aptos" w:cs="Aptos"/>
                <w:rtl/>
              </w:rPr>
              <w:t xml:space="preserve"> للحصول على الدعم بخصوص طلبك</w:t>
            </w:r>
            <w:r w:rsidR="001E7F90">
              <w:rPr>
                <w:rFonts w:ascii="Aptos" w:eastAsia="Aptos" w:hAnsi="Aptos" w:hint="cs"/>
                <w:rtl/>
                <w:lang w:bidi="ar-BH"/>
              </w:rPr>
              <w:t xml:space="preserve">، </w:t>
            </w:r>
            <w:r w:rsidRPr="2BC007F8">
              <w:rPr>
                <w:rFonts w:ascii="Aptos" w:eastAsia="Aptos" w:hAnsi="Aptos" w:cs="Aptos"/>
                <w:rtl/>
              </w:rPr>
              <w:t>عرضك أو السداد.</w:t>
            </w:r>
          </w:p>
          <w:p w14:paraId="21C76917" w14:textId="3BF7D9AB" w:rsidR="029CC8A2" w:rsidRDefault="029CC8A2" w:rsidP="2BC007F8">
            <w:pPr>
              <w:spacing w:before="240" w:after="240"/>
            </w:pPr>
            <w:r w:rsidRPr="2BC007F8">
              <w:rPr>
                <w:rFonts w:ascii="Aptos" w:eastAsia="Aptos" w:hAnsi="Aptos" w:cs="Aptos"/>
              </w:rPr>
              <w:t>+973 7711 1111</w:t>
            </w:r>
          </w:p>
          <w:p w14:paraId="34088C0E" w14:textId="676C75DB" w:rsidR="2BC007F8" w:rsidRDefault="2BC007F8" w:rsidP="2BC007F8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</w:p>
          <w:p w14:paraId="19705E8D" w14:textId="4FA0A305" w:rsidR="2BC007F8" w:rsidRDefault="2BC007F8" w:rsidP="2BC007F8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</w:p>
          <w:p w14:paraId="704C0CEB" w14:textId="153B44DB" w:rsidR="2BC007F8" w:rsidRDefault="2BC007F8" w:rsidP="2BC007F8">
            <w:pPr>
              <w:bidi/>
              <w:jc w:val="right"/>
              <w:rPr>
                <w:rFonts w:ascii="Aptos" w:eastAsia="Aptos" w:hAnsi="Aptos" w:cs="GE SS Two Light"/>
              </w:rPr>
            </w:pPr>
            <w:r w:rsidRPr="2BC007F8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  <w:p w14:paraId="47BF873B" w14:textId="505056A3" w:rsidR="2BC007F8" w:rsidRDefault="2BC007F8" w:rsidP="2BC007F8">
            <w:pPr>
              <w:bidi/>
              <w:jc w:val="right"/>
              <w:rPr>
                <w:rFonts w:ascii="Aptos" w:eastAsia="Aptos" w:hAnsi="Aptos" w:cs="GE SS Two Light"/>
              </w:rPr>
            </w:pPr>
          </w:p>
          <w:p w14:paraId="42AC8EB2" w14:textId="463B39E8" w:rsidR="2BC007F8" w:rsidRDefault="2BC007F8" w:rsidP="2BC007F8">
            <w:pPr>
              <w:bidi/>
              <w:jc w:val="right"/>
              <w:rPr>
                <w:rFonts w:ascii="Aptos" w:eastAsia="Aptos" w:hAnsi="Aptos" w:cs="GE SS Two Light"/>
              </w:rPr>
            </w:pPr>
          </w:p>
        </w:tc>
      </w:tr>
      <w:tr w:rsidR="2BC007F8" w14:paraId="54295999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3EDF5CF3" w14:textId="24053A2B" w:rsidR="2BC007F8" w:rsidRDefault="2BC007F8" w:rsidP="2BC007F8">
            <w:pPr>
              <w:jc w:val="center"/>
              <w:rPr>
                <w:rFonts w:cs="GE SS Two Light"/>
                <w:color w:val="FFFFFF" w:themeColor="background1"/>
              </w:rPr>
            </w:pPr>
            <w:r w:rsidRPr="2BC007F8">
              <w:rPr>
                <w:rFonts w:cs="GE SS Two Light"/>
                <w:color w:val="FFFFFF" w:themeColor="background1"/>
              </w:rPr>
              <w:lastRenderedPageBreak/>
              <w:t>English Caption</w:t>
            </w:r>
          </w:p>
        </w:tc>
        <w:tc>
          <w:tcPr>
            <w:tcW w:w="4508" w:type="dxa"/>
            <w:shd w:val="clear" w:color="auto" w:fill="0E2841" w:themeFill="text2"/>
          </w:tcPr>
          <w:p w14:paraId="0C26F3DE" w14:textId="5E5824A0" w:rsidR="2BC007F8" w:rsidRDefault="2BC007F8" w:rsidP="2BC007F8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2BC007F8">
              <w:rPr>
                <w:rFonts w:cs="GE SS Two Light"/>
                <w:color w:val="FFFFFF" w:themeColor="background1"/>
              </w:rPr>
              <w:t>Arabic Caption</w:t>
            </w:r>
          </w:p>
        </w:tc>
      </w:tr>
      <w:tr w:rsidR="2BC007F8" w14:paraId="21823FAD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53A1256C" w14:textId="56E6E5E6" w:rsidR="41D2A74D" w:rsidRDefault="41D2A74D" w:rsidP="2BC007F8">
            <w:pPr>
              <w:spacing w:before="240" w:after="240"/>
            </w:pPr>
            <w:r w:rsidRPr="2BC007F8">
              <w:rPr>
                <w:rFonts w:ascii="Aptos" w:eastAsia="Aptos" w:hAnsi="Aptos" w:cs="Aptos"/>
              </w:rPr>
              <w:t>For any inquiries or support, contact us via WhatsApp now</w:t>
            </w:r>
            <w:r>
              <w:br/>
            </w:r>
            <w:r w:rsidRPr="2BC007F8">
              <w:rPr>
                <w:rFonts w:ascii="Aptos" w:eastAsia="Aptos" w:hAnsi="Aptos" w:cs="Aptos"/>
              </w:rPr>
              <w:t xml:space="preserve"> 📲 +973 7711 1111</w:t>
            </w:r>
          </w:p>
          <w:p w14:paraId="5AC7CBD1" w14:textId="396F0968" w:rsidR="2BC007F8" w:rsidRDefault="2BC007F8" w:rsidP="2BC007F8">
            <w:pPr>
              <w:spacing w:before="240" w:after="240"/>
              <w:rPr>
                <w:rFonts w:cs="GE SS Two Light"/>
              </w:rPr>
            </w:pPr>
            <w:r w:rsidRPr="2BC007F8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  <w:p w14:paraId="12FA5286" w14:textId="04AF15A4" w:rsidR="2BC007F8" w:rsidRDefault="2BC007F8" w:rsidP="2BC007F8">
            <w:pPr>
              <w:rPr>
                <w:rFonts w:ascii="Aptos" w:eastAsia="Aptos" w:hAnsi="Aptos" w:cs="GE SS Two Light"/>
              </w:rPr>
            </w:pPr>
          </w:p>
        </w:tc>
        <w:tc>
          <w:tcPr>
            <w:tcW w:w="4508" w:type="dxa"/>
            <w:shd w:val="clear" w:color="auto" w:fill="FFFFFF" w:themeFill="background1"/>
          </w:tcPr>
          <w:p w14:paraId="6E6D2C22" w14:textId="77777777" w:rsidR="2BC007F8" w:rsidRDefault="2BC007F8" w:rsidP="2BC007F8">
            <w:pPr>
              <w:bidi/>
              <w:rPr>
                <w:rFonts w:ascii="Aptos" w:eastAsia="Aptos" w:hAnsi="Aptos" w:cs="GE SS Two Light"/>
              </w:rPr>
            </w:pPr>
          </w:p>
          <w:p w14:paraId="0B8617B0" w14:textId="3DE70560" w:rsidR="48D2231C" w:rsidRDefault="48D2231C" w:rsidP="2BC007F8">
            <w:pPr>
              <w:bidi/>
              <w:rPr>
                <w:rFonts w:ascii="Aptos" w:eastAsia="Aptos" w:hAnsi="Aptos" w:cs="Aptos"/>
              </w:rPr>
            </w:pPr>
            <w:r w:rsidRPr="2BC007F8">
              <w:rPr>
                <w:rFonts w:ascii="Aptos" w:eastAsia="Aptos" w:hAnsi="Aptos" w:cs="Aptos"/>
                <w:rtl/>
              </w:rPr>
              <w:t xml:space="preserve">لأي استفسار أو دعم، تواصل معنا عبر </w:t>
            </w:r>
            <w:r w:rsidRPr="2BC007F8">
              <w:rPr>
                <w:rFonts w:ascii="Aptos" w:eastAsia="Aptos" w:hAnsi="Aptos" w:cs="Aptos"/>
              </w:rPr>
              <w:t>WhatsApp</w:t>
            </w:r>
            <w:r w:rsidRPr="2BC007F8">
              <w:rPr>
                <w:rFonts w:ascii="Aptos" w:eastAsia="Aptos" w:hAnsi="Aptos" w:cs="Aptos"/>
                <w:rtl/>
              </w:rPr>
              <w:t xml:space="preserve"> الآن</w:t>
            </w:r>
          </w:p>
          <w:p w14:paraId="41CC9577" w14:textId="6B57A011" w:rsidR="48D2231C" w:rsidRDefault="48D2231C" w:rsidP="2BC007F8">
            <w:pPr>
              <w:bidi/>
            </w:pPr>
            <w:r>
              <w:br/>
            </w:r>
            <w:r w:rsidRPr="2BC007F8">
              <w:rPr>
                <w:rFonts w:ascii="Aptos" w:eastAsia="Aptos" w:hAnsi="Aptos" w:cs="Aptos"/>
              </w:rPr>
              <w:t xml:space="preserve"> 📲</w:t>
            </w:r>
            <w:r w:rsidRPr="2BC007F8">
              <w:rPr>
                <w:rFonts w:ascii="Aptos" w:eastAsia="Aptos" w:hAnsi="Aptos" w:cs="Aptos"/>
                <w:rtl/>
              </w:rPr>
              <w:t xml:space="preserve"> +</w:t>
            </w:r>
            <w:r w:rsidRPr="2BC007F8">
              <w:rPr>
                <w:rFonts w:ascii="Aptos" w:eastAsia="Aptos" w:hAnsi="Aptos" w:cs="Aptos"/>
              </w:rPr>
              <w:t>973 7711 1111</w:t>
            </w:r>
          </w:p>
          <w:p w14:paraId="372CDE46" w14:textId="56A074AB" w:rsidR="2BC007F8" w:rsidRDefault="2BC007F8" w:rsidP="2BC007F8">
            <w:pPr>
              <w:bidi/>
              <w:rPr>
                <w:rFonts w:ascii="Aptos" w:eastAsia="Aptos" w:hAnsi="Aptos" w:cs="GE SS Two Light"/>
              </w:rPr>
            </w:pPr>
            <w:r w:rsidRPr="2BC007F8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</w:p>
        </w:tc>
      </w:tr>
      <w:tr w:rsidR="2BC007F8" w14:paraId="3689F70B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10260F95" w14:textId="18A32FFA" w:rsidR="2BC007F8" w:rsidRDefault="2BC007F8" w:rsidP="2BC007F8">
            <w:pPr>
              <w:jc w:val="center"/>
              <w:rPr>
                <w:rFonts w:cs="GE SS Two Light"/>
                <w:color w:val="FFFFFF" w:themeColor="background1"/>
              </w:rPr>
            </w:pPr>
            <w:r w:rsidRPr="2BC007F8">
              <w:rPr>
                <w:rFonts w:cs="GE SS Two Light"/>
                <w:color w:val="FFFFFF" w:themeColor="background1"/>
              </w:rPr>
              <w:t>English Copy</w:t>
            </w:r>
          </w:p>
        </w:tc>
        <w:tc>
          <w:tcPr>
            <w:tcW w:w="4508" w:type="dxa"/>
            <w:shd w:val="clear" w:color="auto" w:fill="0E2841" w:themeFill="text2"/>
          </w:tcPr>
          <w:p w14:paraId="3CDCFBF1" w14:textId="391F7350" w:rsidR="2BC007F8" w:rsidRDefault="2BC007F8" w:rsidP="2BC007F8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2BC007F8">
              <w:rPr>
                <w:rFonts w:cs="GE SS Two Light"/>
                <w:color w:val="FFFFFF" w:themeColor="background1"/>
              </w:rPr>
              <w:t>Arabic Copy</w:t>
            </w:r>
          </w:p>
        </w:tc>
      </w:tr>
      <w:tr w:rsidR="2BC007F8" w14:paraId="0206E848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60D6B34D" w14:textId="47F057C8" w:rsidR="2BC007F8" w:rsidRDefault="0A536D9D" w:rsidP="00D220FC">
            <w:pPr>
              <w:spacing w:before="240" w:after="240"/>
            </w:pPr>
            <w:r w:rsidRPr="42EFBCBD">
              <w:rPr>
                <w:rFonts w:ascii="Aptos" w:eastAsia="Aptos" w:hAnsi="Aptos" w:cs="Aptos"/>
              </w:rPr>
              <w:t>With ONE app, organizing your budget has become easier.</w:t>
            </w:r>
            <w:r w:rsidR="2BC007F8">
              <w:br/>
            </w:r>
            <w:r w:rsidRPr="42EFBCBD">
              <w:rPr>
                <w:rFonts w:ascii="Aptos" w:eastAsia="Aptos" w:hAnsi="Aptos" w:cs="Aptos"/>
              </w:rPr>
              <w:t xml:space="preserve"> ✅ Track your expenses effortlessly</w:t>
            </w:r>
            <w:r w:rsidR="2BC007F8">
              <w:br/>
            </w:r>
            <w:r w:rsidRPr="42EFBCBD">
              <w:rPr>
                <w:rFonts w:ascii="Aptos" w:eastAsia="Aptos" w:hAnsi="Aptos" w:cs="Aptos"/>
              </w:rPr>
              <w:t xml:space="preserve"> ✅ No fees</w:t>
            </w:r>
            <w:r w:rsidR="2BC007F8">
              <w:br/>
            </w:r>
            <w:r w:rsidRPr="42EFBCBD">
              <w:rPr>
                <w:rFonts w:ascii="Aptos" w:eastAsia="Aptos" w:hAnsi="Aptos" w:cs="Aptos"/>
              </w:rPr>
              <w:t xml:space="preserve"> </w:t>
            </w:r>
            <w:proofErr w:type="gramStart"/>
            <w:r w:rsidRPr="42EFBCBD">
              <w:rPr>
                <w:rFonts w:ascii="Aptos" w:eastAsia="Aptos" w:hAnsi="Aptos" w:cs="Aptos"/>
              </w:rPr>
              <w:t xml:space="preserve">✅ </w:t>
            </w:r>
            <w:r w:rsidR="00D220FC">
              <w:rPr>
                <w:rFonts w:ascii="Aptos" w:eastAsia="Aptos" w:hAnsi="Aptos" w:cs="Aptos"/>
              </w:rPr>
              <w:t xml:space="preserve"> </w:t>
            </w:r>
            <w:r w:rsidR="00D220FC" w:rsidRPr="00D220FC">
              <w:rPr>
                <w:rFonts w:ascii="Aptos" w:eastAsia="Aptos" w:hAnsi="Aptos" w:cs="Aptos"/>
              </w:rPr>
              <w:t>with</w:t>
            </w:r>
            <w:proofErr w:type="gramEnd"/>
            <w:r w:rsidR="00D220FC" w:rsidRPr="00D220FC">
              <w:rPr>
                <w:rFonts w:ascii="Aptos" w:eastAsia="Aptos" w:hAnsi="Aptos" w:cs="Aptos"/>
              </w:rPr>
              <w:t xml:space="preserve"> notifications on your budget limits</w:t>
            </w:r>
            <w:r w:rsidR="2BC007F8">
              <w:br/>
            </w:r>
            <w:r w:rsidRPr="42EFBCBD">
              <w:rPr>
                <w:rFonts w:ascii="Aptos" w:eastAsia="Aptos" w:hAnsi="Aptos" w:cs="Aptos"/>
              </w:rPr>
              <w:t xml:space="preserve"> ✅ Enjoy peace of mind in managing your financial life</w:t>
            </w:r>
          </w:p>
          <w:p w14:paraId="30B6ADAE" w14:textId="6AA25EC5" w:rsidR="2BC007F8" w:rsidRDefault="0A536D9D" w:rsidP="42EFBCBD">
            <w:pPr>
              <w:spacing w:before="240" w:after="240"/>
            </w:pPr>
            <w:r w:rsidRPr="42EFBCBD">
              <w:rPr>
                <w:rFonts w:ascii="Aptos" w:eastAsia="Aptos" w:hAnsi="Aptos" w:cs="Aptos"/>
              </w:rPr>
              <w:t>Download ONE App</w:t>
            </w:r>
          </w:p>
          <w:p w14:paraId="7C542013" w14:textId="00E75675" w:rsidR="2BC007F8" w:rsidRDefault="0A536D9D" w:rsidP="2BC007F8">
            <w:pPr>
              <w:spacing w:before="240" w:after="240"/>
              <w:rPr>
                <w:rFonts w:cs="GE SS Two Light"/>
              </w:rPr>
            </w:pPr>
            <w:r w:rsidRPr="42EFBCBD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  <w:r w:rsidRPr="42EFBCBD"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4508" w:type="dxa"/>
            <w:shd w:val="clear" w:color="auto" w:fill="FFFFFF" w:themeFill="background1"/>
          </w:tcPr>
          <w:p w14:paraId="169033D6" w14:textId="6077D383" w:rsidR="2574CC46" w:rsidRDefault="2574CC46" w:rsidP="42EFBCBD">
            <w:pPr>
              <w:bidi/>
              <w:spacing w:before="240" w:after="240"/>
              <w:rPr>
                <w:rFonts w:ascii="Aptos" w:eastAsia="Aptos" w:hAnsi="Aptos" w:cs="Aptos"/>
                <w:rtl/>
              </w:rPr>
            </w:pPr>
          </w:p>
          <w:p w14:paraId="094DAA19" w14:textId="6A645D89" w:rsidR="2574CC46" w:rsidRDefault="7D005E82" w:rsidP="00D220FC">
            <w:pPr>
              <w:bidi/>
              <w:spacing w:before="240" w:after="240"/>
              <w:rPr>
                <w:rFonts w:ascii="Aptos" w:eastAsia="Aptos" w:hAnsi="Aptos" w:cs="Aptos"/>
              </w:rPr>
            </w:pPr>
            <w:r w:rsidRPr="42EFBCBD">
              <w:rPr>
                <w:rFonts w:ascii="Aptos" w:eastAsia="Aptos" w:hAnsi="Aptos" w:cs="Aptos"/>
                <w:rtl/>
              </w:rPr>
              <w:t xml:space="preserve">مع </w:t>
            </w:r>
            <w:r w:rsidRPr="42EFBCBD">
              <w:rPr>
                <w:rFonts w:ascii="Aptos" w:eastAsia="Aptos" w:hAnsi="Aptos" w:cs="Aptos"/>
                <w:b/>
                <w:bCs/>
                <w:rtl/>
              </w:rPr>
              <w:t xml:space="preserve">تطبيق </w:t>
            </w:r>
            <w:r w:rsidRPr="42EFBCBD">
              <w:rPr>
                <w:rFonts w:ascii="Aptos" w:eastAsia="Aptos" w:hAnsi="Aptos" w:cs="Aptos"/>
                <w:b/>
                <w:bCs/>
              </w:rPr>
              <w:t>ONE</w:t>
            </w:r>
            <w:r w:rsidRPr="42EFBCBD">
              <w:rPr>
                <w:rFonts w:ascii="Aptos" w:eastAsia="Aptos" w:hAnsi="Aptos" w:cs="Aptos"/>
                <w:rtl/>
              </w:rPr>
              <w:t>، ترتيب ميزانيتك أصبح أسهل</w:t>
            </w:r>
            <w:r w:rsidR="2574CC46">
              <w:br/>
            </w:r>
            <w:r w:rsidRPr="42EFBCBD">
              <w:rPr>
                <w:rFonts w:ascii="Aptos" w:eastAsia="Aptos" w:hAnsi="Aptos" w:cs="Aptos"/>
                <w:rtl/>
              </w:rPr>
              <w:t xml:space="preserve"> ✅ تتبع مصاريفك بكل سهولة</w:t>
            </w:r>
            <w:r w:rsidR="2574CC46">
              <w:br/>
            </w:r>
            <w:r w:rsidRPr="42EFBCBD">
              <w:rPr>
                <w:rFonts w:ascii="Aptos" w:eastAsia="Aptos" w:hAnsi="Aptos" w:cs="Aptos"/>
                <w:rtl/>
              </w:rPr>
              <w:t xml:space="preserve"> ✅ بدون رسوم</w:t>
            </w:r>
            <w:r w:rsidR="2574CC46">
              <w:br/>
            </w:r>
            <w:r w:rsidRPr="42EFBCBD">
              <w:rPr>
                <w:rFonts w:ascii="Aptos" w:eastAsia="Aptos" w:hAnsi="Aptos" w:cs="Aptos"/>
                <w:rtl/>
              </w:rPr>
              <w:t xml:space="preserve"> ✅ </w:t>
            </w:r>
            <w:r w:rsidR="00D220FC">
              <w:rPr>
                <w:rFonts w:ascii="Aptos" w:eastAsia="Aptos" w:hAnsi="Aptos" w:cs="Aptos"/>
              </w:rPr>
              <w:t xml:space="preserve"> </w:t>
            </w:r>
            <w:r w:rsidR="00D220FC" w:rsidRPr="00D220FC">
              <w:rPr>
                <w:rFonts w:ascii="Arial" w:eastAsia="Aptos" w:hAnsi="Arial" w:cs="Arial" w:hint="cs"/>
                <w:rtl/>
              </w:rPr>
              <w:t>مع</w:t>
            </w:r>
            <w:r w:rsidR="00D220FC" w:rsidRPr="00D220FC">
              <w:rPr>
                <w:rFonts w:ascii="Aptos" w:eastAsia="Aptos" w:hAnsi="Aptos" w:cs="Aptos"/>
                <w:rtl/>
              </w:rPr>
              <w:t xml:space="preserve"> </w:t>
            </w:r>
            <w:r w:rsidR="00D220FC" w:rsidRPr="00D220FC">
              <w:rPr>
                <w:rFonts w:ascii="Arial" w:eastAsia="Aptos" w:hAnsi="Arial" w:cs="Arial" w:hint="cs"/>
                <w:rtl/>
              </w:rPr>
              <w:t>إشعارات</w:t>
            </w:r>
            <w:r w:rsidR="00D220FC" w:rsidRPr="00D220FC">
              <w:rPr>
                <w:rFonts w:ascii="Aptos" w:eastAsia="Aptos" w:hAnsi="Aptos" w:cs="Aptos"/>
                <w:rtl/>
              </w:rPr>
              <w:t xml:space="preserve"> </w:t>
            </w:r>
            <w:r w:rsidR="00D220FC" w:rsidRPr="00D220FC">
              <w:rPr>
                <w:rFonts w:ascii="Arial" w:eastAsia="Aptos" w:hAnsi="Arial" w:cs="Arial" w:hint="cs"/>
                <w:rtl/>
              </w:rPr>
              <w:t>حول</w:t>
            </w:r>
            <w:r w:rsidR="00D220FC" w:rsidRPr="00D220FC">
              <w:rPr>
                <w:rFonts w:ascii="Aptos" w:eastAsia="Aptos" w:hAnsi="Aptos" w:cs="Aptos"/>
                <w:rtl/>
              </w:rPr>
              <w:t xml:space="preserve"> </w:t>
            </w:r>
            <w:r w:rsidR="00D220FC" w:rsidRPr="00D220FC">
              <w:rPr>
                <w:rFonts w:ascii="Arial" w:eastAsia="Aptos" w:hAnsi="Arial" w:cs="Arial" w:hint="cs"/>
                <w:rtl/>
              </w:rPr>
              <w:t>حدود</w:t>
            </w:r>
            <w:r w:rsidR="00D220FC" w:rsidRPr="00D220FC">
              <w:rPr>
                <w:rFonts w:ascii="Aptos" w:eastAsia="Aptos" w:hAnsi="Aptos" w:cs="Aptos"/>
                <w:rtl/>
              </w:rPr>
              <w:t xml:space="preserve"> </w:t>
            </w:r>
            <w:r w:rsidR="00D220FC" w:rsidRPr="00D220FC">
              <w:rPr>
                <w:rFonts w:ascii="Arial" w:eastAsia="Aptos" w:hAnsi="Arial" w:cs="Arial" w:hint="cs"/>
                <w:rtl/>
              </w:rPr>
              <w:t>ميزانيتك</w:t>
            </w:r>
            <w:r w:rsidR="2574CC46">
              <w:br/>
            </w:r>
            <w:r w:rsidRPr="42EFBCBD">
              <w:rPr>
                <w:rFonts w:ascii="Aptos" w:eastAsia="Aptos" w:hAnsi="Aptos" w:cs="Aptos"/>
                <w:rtl/>
              </w:rPr>
              <w:t xml:space="preserve"> ✅ احصل على راحة البال في مراقبة حياتك المالية</w:t>
            </w:r>
          </w:p>
          <w:p w14:paraId="72B557EB" w14:textId="17173682" w:rsidR="2574CC46" w:rsidRDefault="7D005E82" w:rsidP="2BC007F8">
            <w:pPr>
              <w:bidi/>
              <w:spacing w:before="240" w:after="240"/>
              <w:jc w:val="both"/>
            </w:pPr>
            <w:r w:rsidRPr="42EFBCBD">
              <w:rPr>
                <w:rFonts w:ascii="Aptos" w:eastAsia="Aptos" w:hAnsi="Aptos" w:cs="Aptos"/>
                <w:rtl/>
              </w:rPr>
              <w:t xml:space="preserve">حمّل تطبيق </w:t>
            </w:r>
            <w:r w:rsidRPr="42EFBCBD">
              <w:rPr>
                <w:rFonts w:ascii="Aptos" w:eastAsia="Aptos" w:hAnsi="Aptos" w:cs="Aptos"/>
              </w:rPr>
              <w:t>ONE</w:t>
            </w:r>
          </w:p>
          <w:p w14:paraId="7E173A73" w14:textId="39D6D48B" w:rsidR="2574CC46" w:rsidRDefault="2574CC46" w:rsidP="42EFBCBD">
            <w:pPr>
              <w:bidi/>
              <w:spacing w:before="240" w:after="240"/>
              <w:rPr>
                <w:rFonts w:ascii="Aptos" w:eastAsia="Aptos" w:hAnsi="Aptos" w:cs="GE SS Two Light"/>
              </w:rPr>
            </w:pPr>
          </w:p>
          <w:p w14:paraId="40A29AE7" w14:textId="24AC8737" w:rsidR="2574CC46" w:rsidRDefault="7D005E82" w:rsidP="42EFBCBD">
            <w:pPr>
              <w:bidi/>
              <w:spacing w:before="240" w:after="240"/>
              <w:rPr>
                <w:rFonts w:ascii="Aptos" w:eastAsia="Aptos" w:hAnsi="Aptos" w:cs="GE SS Two Light"/>
              </w:rPr>
            </w:pPr>
            <w:r w:rsidRPr="42EFBCBD">
              <w:rPr>
                <w:rFonts w:ascii="system-ui" w:eastAsia="system-ui" w:hAnsi="system-ui" w:cs="GE SS Two Light"/>
                <w:color w:val="000000" w:themeColor="text1"/>
                <w:sz w:val="21"/>
                <w:szCs w:val="21"/>
                <w:rtl/>
              </w:rPr>
              <w:t>*تطبق الشروط والأحكام</w:t>
            </w:r>
            <w:r w:rsidR="2574CC46" w:rsidRPr="42EFBCBD">
              <w:rPr>
                <w:rFonts w:ascii="Aptos" w:eastAsia="Aptos" w:hAnsi="Aptos" w:cs="Aptos"/>
                <w:rtl/>
              </w:rPr>
              <w:t xml:space="preserve"> </w:t>
            </w:r>
          </w:p>
          <w:p w14:paraId="01D1C0F1" w14:textId="7265DCA6" w:rsidR="2BC007F8" w:rsidRDefault="2BC007F8" w:rsidP="2BC007F8">
            <w:pPr>
              <w:bidi/>
              <w:jc w:val="right"/>
              <w:rPr>
                <w:rFonts w:ascii="Aptos" w:eastAsia="Aptos" w:hAnsi="Aptos" w:cs="GE SS Two Light"/>
                <w:rtl/>
              </w:rPr>
            </w:pPr>
          </w:p>
          <w:p w14:paraId="38416D4E" w14:textId="505056A3" w:rsidR="2BC007F8" w:rsidRDefault="2BC007F8" w:rsidP="2BC007F8">
            <w:pPr>
              <w:bidi/>
              <w:jc w:val="right"/>
              <w:rPr>
                <w:rFonts w:ascii="Aptos" w:eastAsia="Aptos" w:hAnsi="Aptos" w:cs="GE SS Two Light"/>
              </w:rPr>
            </w:pPr>
          </w:p>
          <w:p w14:paraId="33CFD59F" w14:textId="463B39E8" w:rsidR="2BC007F8" w:rsidRDefault="2BC007F8" w:rsidP="2BC007F8">
            <w:pPr>
              <w:bidi/>
              <w:jc w:val="right"/>
              <w:rPr>
                <w:rFonts w:ascii="Aptos" w:eastAsia="Aptos" w:hAnsi="Aptos" w:cs="GE SS Two Light"/>
              </w:rPr>
            </w:pPr>
          </w:p>
        </w:tc>
      </w:tr>
      <w:tr w:rsidR="2BC007F8" w14:paraId="1A767E27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0E2841" w:themeFill="text2"/>
          </w:tcPr>
          <w:p w14:paraId="70907EBF" w14:textId="24053A2B" w:rsidR="2BC007F8" w:rsidRDefault="2BC007F8" w:rsidP="2BC007F8">
            <w:pPr>
              <w:jc w:val="center"/>
              <w:rPr>
                <w:rFonts w:cs="GE SS Two Light"/>
                <w:color w:val="FFFFFF" w:themeColor="background1"/>
              </w:rPr>
            </w:pPr>
            <w:r w:rsidRPr="2BC007F8">
              <w:rPr>
                <w:rFonts w:cs="GE SS Two Light"/>
                <w:color w:val="FFFFFF" w:themeColor="background1"/>
              </w:rPr>
              <w:t>English Caption</w:t>
            </w:r>
          </w:p>
        </w:tc>
        <w:tc>
          <w:tcPr>
            <w:tcW w:w="4508" w:type="dxa"/>
            <w:shd w:val="clear" w:color="auto" w:fill="0E2841" w:themeFill="text2"/>
          </w:tcPr>
          <w:p w14:paraId="384EE091" w14:textId="5E5824A0" w:rsidR="2BC007F8" w:rsidRDefault="2BC007F8" w:rsidP="2BC007F8">
            <w:pPr>
              <w:bidi/>
              <w:jc w:val="center"/>
              <w:rPr>
                <w:rFonts w:cs="GE SS Two Light"/>
                <w:color w:val="FFFFFF" w:themeColor="background1"/>
              </w:rPr>
            </w:pPr>
            <w:r w:rsidRPr="2BC007F8">
              <w:rPr>
                <w:rFonts w:cs="GE SS Two Light"/>
                <w:color w:val="FFFFFF" w:themeColor="background1"/>
              </w:rPr>
              <w:t>Arabic Caption</w:t>
            </w:r>
          </w:p>
        </w:tc>
      </w:tr>
      <w:tr w:rsidR="2BC007F8" w14:paraId="7DDFE359" w14:textId="77777777" w:rsidTr="6FDE285D">
        <w:trPr>
          <w:trHeight w:val="300"/>
          <w:jc w:val="center"/>
        </w:trPr>
        <w:tc>
          <w:tcPr>
            <w:tcW w:w="4508" w:type="dxa"/>
            <w:shd w:val="clear" w:color="auto" w:fill="FFFFFF" w:themeFill="background1"/>
          </w:tcPr>
          <w:p w14:paraId="7497C5D9" w14:textId="43882636" w:rsidR="66622EEB" w:rsidRDefault="66622EEB" w:rsidP="42EFBCBD">
            <w:pPr>
              <w:spacing w:before="240" w:after="240"/>
            </w:pPr>
            <w:r w:rsidRPr="42EFBCBD">
              <w:rPr>
                <w:rFonts w:ascii="Aptos" w:eastAsia="Aptos" w:hAnsi="Aptos" w:cs="Aptos"/>
              </w:rPr>
              <w:t xml:space="preserve">Take control of your expenses easily with the </w:t>
            </w:r>
            <w:r w:rsidRPr="42EFBCBD">
              <w:rPr>
                <w:rFonts w:ascii="Aptos" w:eastAsia="Aptos" w:hAnsi="Aptos" w:cs="Aptos"/>
                <w:b/>
                <w:bCs/>
              </w:rPr>
              <w:t>budgeting feature</w:t>
            </w:r>
            <w:r w:rsidRPr="42EFBCBD">
              <w:rPr>
                <w:rFonts w:ascii="Aptos" w:eastAsia="Aptos" w:hAnsi="Aptos" w:cs="Aptos"/>
              </w:rPr>
              <w:t xml:space="preserve"> from ONE App.</w:t>
            </w:r>
          </w:p>
          <w:p w14:paraId="46325020" w14:textId="7BBAE3FF" w:rsidR="66622EEB" w:rsidRDefault="66622EEB" w:rsidP="42EFBCBD">
            <w:pPr>
              <w:pStyle w:val="ListParagraph"/>
              <w:numPr>
                <w:ilvl w:val="0"/>
                <w:numId w:val="6"/>
              </w:numPr>
              <w:spacing w:before="240" w:after="240"/>
              <w:rPr>
                <w:rFonts w:ascii="Aptos" w:eastAsia="Aptos" w:hAnsi="Aptos" w:cs="Aptos"/>
              </w:rPr>
            </w:pPr>
            <w:r w:rsidRPr="42EFBCBD">
              <w:rPr>
                <w:rFonts w:ascii="Aptos" w:eastAsia="Aptos" w:hAnsi="Aptos" w:cs="Aptos"/>
                <w:b/>
                <w:bCs/>
              </w:rPr>
              <w:t>Track everything</w:t>
            </w:r>
            <w:r w:rsidRPr="42EFBCBD">
              <w:rPr>
                <w:rFonts w:ascii="Aptos" w:eastAsia="Aptos" w:hAnsi="Aptos" w:cs="Aptos"/>
              </w:rPr>
              <w:t>: Keep your expenses organized effortlessly.</w:t>
            </w:r>
          </w:p>
          <w:p w14:paraId="326CED67" w14:textId="5EE86DD3" w:rsidR="66622EEB" w:rsidRDefault="66622EEB" w:rsidP="42EFBCBD">
            <w:pPr>
              <w:pStyle w:val="ListParagraph"/>
              <w:numPr>
                <w:ilvl w:val="0"/>
                <w:numId w:val="6"/>
              </w:numPr>
              <w:spacing w:before="240" w:after="240"/>
              <w:rPr>
                <w:rFonts w:ascii="Aptos" w:eastAsia="Aptos" w:hAnsi="Aptos" w:cs="Aptos"/>
              </w:rPr>
            </w:pPr>
            <w:r w:rsidRPr="42EFBCBD">
              <w:rPr>
                <w:rFonts w:ascii="Aptos" w:eastAsia="Aptos" w:hAnsi="Aptos" w:cs="Aptos"/>
                <w:b/>
                <w:bCs/>
              </w:rPr>
              <w:t xml:space="preserve">No fees </w:t>
            </w:r>
          </w:p>
          <w:p w14:paraId="408CC71C" w14:textId="54DCDBE4" w:rsidR="66622EEB" w:rsidRDefault="00133BAF" w:rsidP="42EFBCBD">
            <w:pPr>
              <w:pStyle w:val="ListParagraph"/>
              <w:numPr>
                <w:ilvl w:val="0"/>
                <w:numId w:val="6"/>
              </w:numPr>
              <w:spacing w:before="240" w:after="240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  <w:b/>
                <w:bCs/>
              </w:rPr>
              <w:t>W</w:t>
            </w:r>
            <w:r w:rsidR="00D220FC">
              <w:rPr>
                <w:rFonts w:ascii="Aptos" w:eastAsia="Aptos" w:hAnsi="Aptos" w:cs="Aptos"/>
                <w:b/>
                <w:bCs/>
              </w:rPr>
              <w:t xml:space="preserve">ith notifications for the setup budget: </w:t>
            </w:r>
            <w:r w:rsidR="00D220FC" w:rsidRPr="00B21AC1">
              <w:rPr>
                <w:rFonts w:ascii="Aptos" w:eastAsia="Aptos" w:hAnsi="Aptos" w:cs="Aptos"/>
              </w:rPr>
              <w:t>receive notifications when reaching the budget limit</w:t>
            </w:r>
          </w:p>
          <w:p w14:paraId="0676A23F" w14:textId="2DE6D672" w:rsidR="66622EEB" w:rsidRDefault="66622EEB" w:rsidP="42EFBCBD">
            <w:pPr>
              <w:pStyle w:val="ListParagraph"/>
              <w:numPr>
                <w:ilvl w:val="0"/>
                <w:numId w:val="6"/>
              </w:numPr>
              <w:spacing w:before="240" w:after="240"/>
              <w:rPr>
                <w:rFonts w:ascii="Aptos" w:eastAsia="Aptos" w:hAnsi="Aptos" w:cs="Aptos"/>
              </w:rPr>
            </w:pPr>
            <w:r w:rsidRPr="42EFBCBD">
              <w:rPr>
                <w:rFonts w:ascii="Aptos" w:eastAsia="Aptos" w:hAnsi="Aptos" w:cs="Aptos"/>
                <w:b/>
                <w:bCs/>
              </w:rPr>
              <w:t>Monitor your financial life</w:t>
            </w:r>
            <w:r w:rsidRPr="42EFBCBD">
              <w:rPr>
                <w:rFonts w:ascii="Aptos" w:eastAsia="Aptos" w:hAnsi="Aptos" w:cs="Aptos"/>
              </w:rPr>
              <w:t>: Keep everything under control.</w:t>
            </w:r>
          </w:p>
          <w:p w14:paraId="49AA41B6" w14:textId="09C9C6FE" w:rsidR="66622EEB" w:rsidRDefault="66622EEB" w:rsidP="42EFBCBD">
            <w:pPr>
              <w:spacing w:before="240" w:after="240"/>
            </w:pPr>
            <w:r w:rsidRPr="42EFBCBD">
              <w:rPr>
                <w:rFonts w:ascii="Aptos" w:eastAsia="Aptos" w:hAnsi="Aptos" w:cs="Aptos"/>
              </w:rPr>
              <w:t>Download ONE App</w:t>
            </w:r>
          </w:p>
          <w:p w14:paraId="2ABCFBD7" w14:textId="2C8EE890" w:rsidR="66622EEB" w:rsidRDefault="66622EEB" w:rsidP="42EFBCBD">
            <w:pPr>
              <w:spacing w:before="240" w:after="240"/>
              <w:rPr>
                <w:rFonts w:ascii="Aptos" w:eastAsia="Aptos" w:hAnsi="Aptos" w:cs="Aptos"/>
              </w:rPr>
            </w:pPr>
            <w:r w:rsidRPr="42EFBCBD">
              <w:rPr>
                <w:rFonts w:ascii="Aptos" w:eastAsia="Aptos" w:hAnsi="Aptos" w:cs="GE SS Two Light"/>
                <w:i/>
                <w:iCs/>
              </w:rPr>
              <w:t>*Terms &amp; conditions apply</w:t>
            </w:r>
          </w:p>
          <w:p w14:paraId="64FDF181" w14:textId="3999D8C3" w:rsidR="42EFBCBD" w:rsidRDefault="42EFBCBD" w:rsidP="42EFBCBD">
            <w:pPr>
              <w:spacing w:before="240" w:after="240"/>
              <w:rPr>
                <w:rFonts w:ascii="Aptos" w:eastAsia="Aptos" w:hAnsi="Aptos" w:cs="GE SS Two Light"/>
                <w:i/>
                <w:iCs/>
              </w:rPr>
            </w:pPr>
          </w:p>
          <w:p w14:paraId="0BA6DF4A" w14:textId="04AF15A4" w:rsidR="2BC007F8" w:rsidRDefault="2BC007F8" w:rsidP="2BC007F8">
            <w:pPr>
              <w:rPr>
                <w:rFonts w:ascii="Aptos" w:eastAsia="Aptos" w:hAnsi="Aptos" w:cs="GE SS Two Light"/>
              </w:rPr>
            </w:pPr>
          </w:p>
        </w:tc>
        <w:tc>
          <w:tcPr>
            <w:tcW w:w="4508" w:type="dxa"/>
            <w:shd w:val="clear" w:color="auto" w:fill="FFFFFF" w:themeFill="background1"/>
          </w:tcPr>
          <w:p w14:paraId="31678E22" w14:textId="71D5099F" w:rsidR="2BC007F8" w:rsidRDefault="2BC007F8" w:rsidP="42EFBCBD">
            <w:pPr>
              <w:bidi/>
              <w:spacing w:before="240" w:after="240"/>
              <w:rPr>
                <w:rFonts w:ascii="Aptos" w:eastAsia="Aptos" w:hAnsi="Aptos" w:cs="Aptos"/>
                <w:rtl/>
              </w:rPr>
            </w:pPr>
          </w:p>
          <w:p w14:paraId="0C14B265" w14:textId="739D0CB1" w:rsidR="2BC007F8" w:rsidRDefault="2D23D0D5" w:rsidP="42EFBCBD">
            <w:pPr>
              <w:bidi/>
              <w:spacing w:before="240" w:after="240"/>
            </w:pPr>
            <w:r w:rsidRPr="42EFBCBD">
              <w:rPr>
                <w:rFonts w:ascii="Aptos" w:eastAsia="Aptos" w:hAnsi="Aptos" w:cs="Aptos"/>
                <w:rtl/>
              </w:rPr>
              <w:t xml:space="preserve">تحكم بمصاريفك بكل سهولة مع ميزة ترتيب </w:t>
            </w:r>
            <w:r w:rsidRPr="42EFBCBD">
              <w:rPr>
                <w:rFonts w:ascii="Aptos" w:eastAsia="Aptos" w:hAnsi="Aptos" w:cs="Aptos"/>
                <w:b/>
                <w:bCs/>
                <w:rtl/>
              </w:rPr>
              <w:t xml:space="preserve">الميزانية من تطبيق </w:t>
            </w:r>
            <w:r w:rsidRPr="42EFBCBD">
              <w:rPr>
                <w:rFonts w:ascii="Aptos" w:eastAsia="Aptos" w:hAnsi="Aptos" w:cs="Aptos"/>
                <w:b/>
                <w:bCs/>
              </w:rPr>
              <w:t>ONE</w:t>
            </w:r>
            <w:r w:rsidRPr="42EFBCBD">
              <w:rPr>
                <w:rFonts w:ascii="Aptos" w:eastAsia="Aptos" w:hAnsi="Aptos" w:cs="Aptos"/>
              </w:rPr>
              <w:t xml:space="preserve"> </w:t>
            </w:r>
          </w:p>
          <w:p w14:paraId="37ABD07E" w14:textId="77777777" w:rsidR="00BD6886" w:rsidRDefault="2D23D0D5" w:rsidP="00BD6886">
            <w:pPr>
              <w:pStyle w:val="ListParagraph"/>
              <w:numPr>
                <w:ilvl w:val="0"/>
                <w:numId w:val="31"/>
              </w:numPr>
              <w:bidi/>
              <w:spacing w:before="240" w:after="240"/>
              <w:rPr>
                <w:rFonts w:ascii="Aptos" w:eastAsia="Aptos" w:hAnsi="Aptos" w:cs="Aptos"/>
              </w:rPr>
            </w:pPr>
            <w:r w:rsidRPr="00BD6886">
              <w:rPr>
                <w:rFonts w:ascii="Aptos" w:eastAsia="Aptos" w:hAnsi="Aptos" w:cs="Aptos"/>
                <w:b/>
                <w:bCs/>
                <w:rtl/>
              </w:rPr>
              <w:t>تتبع كل شيء</w:t>
            </w:r>
            <w:r w:rsidRPr="00BD6886">
              <w:rPr>
                <w:rFonts w:ascii="Aptos" w:eastAsia="Aptos" w:hAnsi="Aptos" w:cs="Aptos"/>
                <w:rtl/>
              </w:rPr>
              <w:t>: حافظ على تنظيم مصاريفك بكل بساطة.</w:t>
            </w:r>
          </w:p>
          <w:p w14:paraId="359EA8F7" w14:textId="15CA25F3" w:rsidR="00BD6886" w:rsidRDefault="2D23D0D5" w:rsidP="00BD6886">
            <w:pPr>
              <w:pStyle w:val="ListParagraph"/>
              <w:numPr>
                <w:ilvl w:val="0"/>
                <w:numId w:val="31"/>
              </w:numPr>
              <w:bidi/>
              <w:spacing w:before="240" w:after="240"/>
              <w:rPr>
                <w:rFonts w:ascii="Aptos" w:eastAsia="Aptos" w:hAnsi="Aptos" w:cs="Aptos"/>
              </w:rPr>
            </w:pPr>
            <w:r w:rsidRPr="00BD6886">
              <w:rPr>
                <w:rFonts w:ascii="Aptos" w:eastAsia="Aptos" w:hAnsi="Aptos" w:cs="Aptos"/>
                <w:rtl/>
              </w:rPr>
              <w:t xml:space="preserve">  </w:t>
            </w:r>
            <w:r w:rsidRPr="00BD6886">
              <w:rPr>
                <w:rFonts w:ascii="Aptos" w:eastAsia="Aptos" w:hAnsi="Aptos" w:cs="Aptos"/>
                <w:b/>
                <w:bCs/>
                <w:rtl/>
              </w:rPr>
              <w:t xml:space="preserve">بدون رسوم </w:t>
            </w:r>
            <w:r w:rsidR="2BC007F8">
              <w:br/>
            </w:r>
          </w:p>
          <w:p w14:paraId="757CF128" w14:textId="1BE7F849" w:rsidR="00BD6886" w:rsidRDefault="00D220FC" w:rsidP="00BD6886">
            <w:pPr>
              <w:pStyle w:val="ListParagraph"/>
              <w:numPr>
                <w:ilvl w:val="0"/>
                <w:numId w:val="31"/>
              </w:numPr>
              <w:bidi/>
              <w:spacing w:before="240" w:after="240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rial" w:hint="cs"/>
                <w:b/>
                <w:bCs/>
                <w:rtl/>
              </w:rPr>
              <w:t xml:space="preserve"> مع إشعارات للميزانية المحددة</w:t>
            </w:r>
            <w:r w:rsidR="2D23D0D5" w:rsidRPr="00BD6886">
              <w:rPr>
                <w:rFonts w:ascii="Aptos" w:eastAsia="Aptos" w:hAnsi="Aptos" w:cs="Aptos"/>
                <w:rtl/>
              </w:rPr>
              <w:t xml:space="preserve">: </w:t>
            </w:r>
            <w:r>
              <w:rPr>
                <w:rFonts w:ascii="Aptos" w:eastAsia="Aptos" w:hAnsi="Aptos" w:cs="Arial" w:hint="cs"/>
                <w:rtl/>
              </w:rPr>
              <w:t xml:space="preserve"> استلام اشعارات عند الوصل لحد الميزانية</w:t>
            </w:r>
            <w:r w:rsidR="2BC007F8">
              <w:br/>
            </w:r>
          </w:p>
          <w:p w14:paraId="5F093874" w14:textId="22C4DDC7" w:rsidR="2BC007F8" w:rsidRPr="00BD6886" w:rsidRDefault="2D23D0D5" w:rsidP="00BD6886">
            <w:pPr>
              <w:pStyle w:val="ListParagraph"/>
              <w:numPr>
                <w:ilvl w:val="0"/>
                <w:numId w:val="31"/>
              </w:numPr>
              <w:bidi/>
              <w:spacing w:before="240" w:after="240"/>
              <w:rPr>
                <w:rFonts w:ascii="Aptos" w:eastAsia="Aptos" w:hAnsi="Aptos" w:cs="Aptos"/>
              </w:rPr>
            </w:pPr>
            <w:r w:rsidRPr="00BD6886">
              <w:rPr>
                <w:rFonts w:ascii="Aptos" w:eastAsia="Aptos" w:hAnsi="Aptos" w:cs="Aptos"/>
                <w:rtl/>
              </w:rPr>
              <w:t xml:space="preserve"> </w:t>
            </w:r>
            <w:r w:rsidRPr="00BD6886">
              <w:rPr>
                <w:rFonts w:ascii="Aptos" w:eastAsia="Aptos" w:hAnsi="Aptos" w:cs="Aptos"/>
                <w:b/>
                <w:bCs/>
                <w:rtl/>
              </w:rPr>
              <w:t>مراقبة حياتك المالية</w:t>
            </w:r>
            <w:r w:rsidRPr="00BD6886">
              <w:rPr>
                <w:rFonts w:ascii="Aptos" w:eastAsia="Aptos" w:hAnsi="Aptos" w:cs="Aptos"/>
                <w:rtl/>
              </w:rPr>
              <w:t xml:space="preserve">: خلي كل شيء تحت السيطرة </w:t>
            </w:r>
          </w:p>
          <w:p w14:paraId="48AC1628" w14:textId="6D957321" w:rsidR="2BC007F8" w:rsidRDefault="2D23D0D5" w:rsidP="42EFBCBD">
            <w:pPr>
              <w:bidi/>
            </w:pPr>
            <w:r w:rsidRPr="42EFBCBD">
              <w:rPr>
                <w:rFonts w:ascii="Aptos" w:eastAsia="Aptos" w:hAnsi="Aptos" w:cs="Aptos"/>
                <w:rtl/>
              </w:rPr>
              <w:t xml:space="preserve">حمّل تطبيق </w:t>
            </w:r>
            <w:r w:rsidRPr="42EFBCBD">
              <w:rPr>
                <w:rFonts w:ascii="Aptos" w:eastAsia="Aptos" w:hAnsi="Aptos" w:cs="Aptos"/>
              </w:rPr>
              <w:t>ONE</w:t>
            </w:r>
          </w:p>
        </w:tc>
      </w:tr>
    </w:tbl>
    <w:p w14:paraId="00B53301" w14:textId="77777777" w:rsidR="00F712E9" w:rsidRPr="00D05645" w:rsidRDefault="00F712E9">
      <w:pPr>
        <w:rPr>
          <w:lang w:val="en-US"/>
        </w:rPr>
      </w:pPr>
    </w:p>
    <w:sectPr w:rsidR="00F712E9" w:rsidRPr="00D0564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Maryam Yusuf Dawood Mohamed Haji" w:date="2025-10-16T14:26:00Z" w:initials="MYDMH">
    <w:p w14:paraId="0EEAB9DC" w14:textId="6A691082" w:rsidR="0041097D" w:rsidRPr="0041097D" w:rsidRDefault="0041097D" w:rsidP="0041097D">
      <w:pPr>
        <w:pStyle w:val="CommentText"/>
        <w:rPr>
          <w:rFonts w:ascii="Aptos" w:eastAsia="Aptos" w:hAnsi="Aptos" w:cs="Aptos"/>
        </w:rPr>
      </w:pPr>
      <w:r>
        <w:rPr>
          <w:rStyle w:val="CommentReference"/>
        </w:rPr>
        <w:annotationRef/>
      </w:r>
      <w:r>
        <w:rPr>
          <w:rFonts w:ascii="Aptos" w:eastAsia="Aptos" w:hAnsi="Aptos" w:cs="Aptos"/>
        </w:rPr>
        <w:t>Removed starting from 4.65%</w:t>
      </w:r>
    </w:p>
  </w:comment>
  <w:comment w:id="2" w:author="Maryam Yusuf Dawood Mohamed Haji" w:date="2025-10-16T13:52:00Z" w:initials="MYDMH">
    <w:p w14:paraId="08F4BC92" w14:textId="7B7DAF3D" w:rsidR="00E06774" w:rsidRDefault="00E06774">
      <w:pPr>
        <w:pStyle w:val="CommentText"/>
      </w:pPr>
      <w:r>
        <w:rPr>
          <w:rStyle w:val="CommentReference"/>
        </w:rPr>
        <w:annotationRef/>
      </w:r>
      <w:r>
        <w:t>Removed (</w:t>
      </w:r>
      <w:r>
        <w:rPr>
          <w:rFonts w:ascii="Aptos" w:eastAsia="Aptos" w:hAnsi="Aptos" w:cs="Aptos"/>
        </w:rPr>
        <w:t>starting from 4.65%)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EEAB9DC" w15:done="0"/>
  <w15:commentEx w15:paraId="08F4BC9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9B7EF8" w16cex:dateUtc="2025-10-16T11:26:00Z"/>
  <w16cex:commentExtensible w16cex:durableId="2C9B7723" w16cex:dateUtc="2025-10-16T10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EEAB9DC" w16cid:durableId="2C9B7EF8"/>
  <w16cid:commentId w16cid:paraId="08F4BC92" w16cid:durableId="2C9B772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 SS Two Light">
    <w:altName w:val="Sakkal Majalla"/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2A45"/>
    <w:multiLevelType w:val="hybridMultilevel"/>
    <w:tmpl w:val="7BB68C94"/>
    <w:lvl w:ilvl="0" w:tplc="B4FA54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AA5F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8620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9899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ED7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6471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6C7C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16F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8CAA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1502F"/>
    <w:multiLevelType w:val="hybridMultilevel"/>
    <w:tmpl w:val="A5D8E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F90C0"/>
    <w:multiLevelType w:val="hybridMultilevel"/>
    <w:tmpl w:val="029EC97C"/>
    <w:lvl w:ilvl="0" w:tplc="4420FA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DEA4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0814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36D3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FAB1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686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4A61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A0AC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508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706DA"/>
    <w:multiLevelType w:val="hybridMultilevel"/>
    <w:tmpl w:val="278A5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FD07F"/>
    <w:multiLevelType w:val="hybridMultilevel"/>
    <w:tmpl w:val="0BC852D4"/>
    <w:lvl w:ilvl="0" w:tplc="E4AE94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503D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B4A4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50E6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9EDC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6A8F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D68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C6FC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9C30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EBF2B"/>
    <w:multiLevelType w:val="hybridMultilevel"/>
    <w:tmpl w:val="FD868FAA"/>
    <w:lvl w:ilvl="0" w:tplc="E80A5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FE7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369B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A4C8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4C96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2642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F4B6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1CD2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5825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EA762E"/>
    <w:multiLevelType w:val="hybridMultilevel"/>
    <w:tmpl w:val="16B6B46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167699DE"/>
    <w:multiLevelType w:val="hybridMultilevel"/>
    <w:tmpl w:val="D8328296"/>
    <w:lvl w:ilvl="0" w:tplc="2D2EC7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1EB5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BA2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FA10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0FD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C0B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E6EE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6029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4807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D06E5D"/>
    <w:multiLevelType w:val="hybridMultilevel"/>
    <w:tmpl w:val="86A84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C35185"/>
    <w:multiLevelType w:val="hybridMultilevel"/>
    <w:tmpl w:val="8250DA02"/>
    <w:lvl w:ilvl="0" w:tplc="288E57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AC4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DE7C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F87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0C0A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FAD6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D838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72AC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EAB7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EA6F93"/>
    <w:multiLevelType w:val="hybridMultilevel"/>
    <w:tmpl w:val="51BC1B6A"/>
    <w:lvl w:ilvl="0" w:tplc="371C8A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F63F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DC49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4870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8ADA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1615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BEA1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60BA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A455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4A690C"/>
    <w:multiLevelType w:val="hybridMultilevel"/>
    <w:tmpl w:val="C48A6C7C"/>
    <w:lvl w:ilvl="0" w:tplc="4306B6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6EE9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B26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9E2E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B40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46A8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660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2ED6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9857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0EA67C"/>
    <w:multiLevelType w:val="hybridMultilevel"/>
    <w:tmpl w:val="CC883548"/>
    <w:lvl w:ilvl="0" w:tplc="6C3EED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26FE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3EA8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C6E1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0059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5E9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F8F9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30B7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48B7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5B340D"/>
    <w:multiLevelType w:val="hybridMultilevel"/>
    <w:tmpl w:val="660C32FE"/>
    <w:lvl w:ilvl="0" w:tplc="BED68D04">
      <w:start w:val="1"/>
      <w:numFmt w:val="decimal"/>
      <w:lvlText w:val="%1."/>
      <w:lvlJc w:val="left"/>
      <w:pPr>
        <w:ind w:left="720" w:hanging="360"/>
      </w:pPr>
    </w:lvl>
    <w:lvl w:ilvl="1" w:tplc="56DCBEBC">
      <w:start w:val="1"/>
      <w:numFmt w:val="lowerLetter"/>
      <w:lvlText w:val="%2."/>
      <w:lvlJc w:val="left"/>
      <w:pPr>
        <w:ind w:left="1440" w:hanging="360"/>
      </w:pPr>
    </w:lvl>
    <w:lvl w:ilvl="2" w:tplc="A9B066F4">
      <w:start w:val="1"/>
      <w:numFmt w:val="lowerRoman"/>
      <w:lvlText w:val="%3."/>
      <w:lvlJc w:val="right"/>
      <w:pPr>
        <w:ind w:left="2160" w:hanging="180"/>
      </w:pPr>
    </w:lvl>
    <w:lvl w:ilvl="3" w:tplc="FE582902">
      <w:start w:val="1"/>
      <w:numFmt w:val="decimal"/>
      <w:lvlText w:val="%4."/>
      <w:lvlJc w:val="left"/>
      <w:pPr>
        <w:ind w:left="2880" w:hanging="360"/>
      </w:pPr>
    </w:lvl>
    <w:lvl w:ilvl="4" w:tplc="BE4C0D12">
      <w:start w:val="1"/>
      <w:numFmt w:val="lowerLetter"/>
      <w:lvlText w:val="%5."/>
      <w:lvlJc w:val="left"/>
      <w:pPr>
        <w:ind w:left="3600" w:hanging="360"/>
      </w:pPr>
    </w:lvl>
    <w:lvl w:ilvl="5" w:tplc="E1D0834C">
      <w:start w:val="1"/>
      <w:numFmt w:val="lowerRoman"/>
      <w:lvlText w:val="%6."/>
      <w:lvlJc w:val="right"/>
      <w:pPr>
        <w:ind w:left="4320" w:hanging="180"/>
      </w:pPr>
    </w:lvl>
    <w:lvl w:ilvl="6" w:tplc="6C0C9368">
      <w:start w:val="1"/>
      <w:numFmt w:val="decimal"/>
      <w:lvlText w:val="%7."/>
      <w:lvlJc w:val="left"/>
      <w:pPr>
        <w:ind w:left="5040" w:hanging="360"/>
      </w:pPr>
    </w:lvl>
    <w:lvl w:ilvl="7" w:tplc="941EB6A2">
      <w:start w:val="1"/>
      <w:numFmt w:val="lowerLetter"/>
      <w:lvlText w:val="%8."/>
      <w:lvlJc w:val="left"/>
      <w:pPr>
        <w:ind w:left="5760" w:hanging="360"/>
      </w:pPr>
    </w:lvl>
    <w:lvl w:ilvl="8" w:tplc="D39ECAA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073F81"/>
    <w:multiLevelType w:val="hybridMultilevel"/>
    <w:tmpl w:val="E50208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3B40854"/>
    <w:multiLevelType w:val="hybridMultilevel"/>
    <w:tmpl w:val="15B4DBE6"/>
    <w:lvl w:ilvl="0" w:tplc="BCF23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0E03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369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52FA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5C4D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84DE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1A6D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6E3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A25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078D79"/>
    <w:multiLevelType w:val="hybridMultilevel"/>
    <w:tmpl w:val="DC7AE718"/>
    <w:lvl w:ilvl="0" w:tplc="084478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9020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185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CC48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2CA8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4AC7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68F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1A96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CC5F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011C71"/>
    <w:multiLevelType w:val="hybridMultilevel"/>
    <w:tmpl w:val="03701CE0"/>
    <w:lvl w:ilvl="0" w:tplc="3E489F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74C3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86F6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F85B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BE8F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D656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8839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7EF1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06F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9A7B32"/>
    <w:multiLevelType w:val="hybridMultilevel"/>
    <w:tmpl w:val="6E063AD0"/>
    <w:lvl w:ilvl="0" w:tplc="CA408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DEB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50EC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04C1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E434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3C1F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DE30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9EDC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90C0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2F4ECA"/>
    <w:multiLevelType w:val="hybridMultilevel"/>
    <w:tmpl w:val="5406E5FC"/>
    <w:lvl w:ilvl="0" w:tplc="B1467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3C88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DC4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A46C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E4EC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9A3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3A4B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D61E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6608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A26502"/>
    <w:multiLevelType w:val="hybridMultilevel"/>
    <w:tmpl w:val="F23C9B5A"/>
    <w:lvl w:ilvl="0" w:tplc="74FA26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2CF0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6451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AA3D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6AE2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6EE2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14E7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927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A0A6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6C0E73"/>
    <w:multiLevelType w:val="hybridMultilevel"/>
    <w:tmpl w:val="B70A743E"/>
    <w:lvl w:ilvl="0" w:tplc="00CE5E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38E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F033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4E69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3AA8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B8A5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D2C7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0025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9E0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3663D4"/>
    <w:multiLevelType w:val="hybridMultilevel"/>
    <w:tmpl w:val="0900A5F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549F5AD1"/>
    <w:multiLevelType w:val="hybridMultilevel"/>
    <w:tmpl w:val="C4EE8CDC"/>
    <w:lvl w:ilvl="0" w:tplc="3920CD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602C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A82B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729A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F8CF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86F9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9C2F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F665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A46A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97967D"/>
    <w:multiLevelType w:val="hybridMultilevel"/>
    <w:tmpl w:val="53B6E862"/>
    <w:lvl w:ilvl="0" w:tplc="86B090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4285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3432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EA4A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85B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3CE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E4BF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E417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C624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A5C2D"/>
    <w:multiLevelType w:val="hybridMultilevel"/>
    <w:tmpl w:val="689A6E28"/>
    <w:lvl w:ilvl="0" w:tplc="6A98DA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C2FE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ACB0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D6BC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3C8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9AC3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F6C4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225D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9C1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BF14FD"/>
    <w:multiLevelType w:val="hybridMultilevel"/>
    <w:tmpl w:val="2E5E4E64"/>
    <w:lvl w:ilvl="0" w:tplc="CADC11E8">
      <w:start w:val="1"/>
      <w:numFmt w:val="decimal"/>
      <w:lvlText w:val="%1."/>
      <w:lvlJc w:val="left"/>
      <w:pPr>
        <w:ind w:left="720" w:hanging="360"/>
      </w:pPr>
    </w:lvl>
    <w:lvl w:ilvl="1" w:tplc="64FA21EA">
      <w:start w:val="1"/>
      <w:numFmt w:val="lowerLetter"/>
      <w:lvlText w:val="%2."/>
      <w:lvlJc w:val="left"/>
      <w:pPr>
        <w:ind w:left="1440" w:hanging="360"/>
      </w:pPr>
    </w:lvl>
    <w:lvl w:ilvl="2" w:tplc="9A4CF8B2">
      <w:start w:val="1"/>
      <w:numFmt w:val="lowerRoman"/>
      <w:lvlText w:val="%3."/>
      <w:lvlJc w:val="right"/>
      <w:pPr>
        <w:ind w:left="2160" w:hanging="180"/>
      </w:pPr>
    </w:lvl>
    <w:lvl w:ilvl="3" w:tplc="7F8A700E">
      <w:start w:val="1"/>
      <w:numFmt w:val="decimal"/>
      <w:lvlText w:val="%4."/>
      <w:lvlJc w:val="left"/>
      <w:pPr>
        <w:ind w:left="2880" w:hanging="360"/>
      </w:pPr>
    </w:lvl>
    <w:lvl w:ilvl="4" w:tplc="22D6F8A8">
      <w:start w:val="1"/>
      <w:numFmt w:val="lowerLetter"/>
      <w:lvlText w:val="%5."/>
      <w:lvlJc w:val="left"/>
      <w:pPr>
        <w:ind w:left="3600" w:hanging="360"/>
      </w:pPr>
    </w:lvl>
    <w:lvl w:ilvl="5" w:tplc="F370B0EC">
      <w:start w:val="1"/>
      <w:numFmt w:val="lowerRoman"/>
      <w:lvlText w:val="%6."/>
      <w:lvlJc w:val="right"/>
      <w:pPr>
        <w:ind w:left="4320" w:hanging="180"/>
      </w:pPr>
    </w:lvl>
    <w:lvl w:ilvl="6" w:tplc="CEB44718">
      <w:start w:val="1"/>
      <w:numFmt w:val="decimal"/>
      <w:lvlText w:val="%7."/>
      <w:lvlJc w:val="left"/>
      <w:pPr>
        <w:ind w:left="5040" w:hanging="360"/>
      </w:pPr>
    </w:lvl>
    <w:lvl w:ilvl="7" w:tplc="E0B2B2D2">
      <w:start w:val="1"/>
      <w:numFmt w:val="lowerLetter"/>
      <w:lvlText w:val="%8."/>
      <w:lvlJc w:val="left"/>
      <w:pPr>
        <w:ind w:left="5760" w:hanging="360"/>
      </w:pPr>
    </w:lvl>
    <w:lvl w:ilvl="8" w:tplc="D418330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03B9AF"/>
    <w:multiLevelType w:val="hybridMultilevel"/>
    <w:tmpl w:val="1FD80C08"/>
    <w:lvl w:ilvl="0" w:tplc="DFEE52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E41D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C05D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43A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02A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E025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1052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D244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200E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8C71D9"/>
    <w:multiLevelType w:val="hybridMultilevel"/>
    <w:tmpl w:val="5BF2EB7E"/>
    <w:lvl w:ilvl="0" w:tplc="C7F0FE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6AD7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B23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CC2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34C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EAB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3E55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1C4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F00D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88A461"/>
    <w:multiLevelType w:val="hybridMultilevel"/>
    <w:tmpl w:val="3DA6693A"/>
    <w:lvl w:ilvl="0" w:tplc="700E37CE">
      <w:start w:val="1"/>
      <w:numFmt w:val="decimal"/>
      <w:lvlText w:val="%1."/>
      <w:lvlJc w:val="left"/>
      <w:pPr>
        <w:ind w:left="720" w:hanging="360"/>
      </w:pPr>
    </w:lvl>
    <w:lvl w:ilvl="1" w:tplc="22487048">
      <w:start w:val="1"/>
      <w:numFmt w:val="lowerLetter"/>
      <w:lvlText w:val="%2."/>
      <w:lvlJc w:val="left"/>
      <w:pPr>
        <w:ind w:left="1440" w:hanging="360"/>
      </w:pPr>
    </w:lvl>
    <w:lvl w:ilvl="2" w:tplc="FB768460">
      <w:start w:val="1"/>
      <w:numFmt w:val="lowerRoman"/>
      <w:lvlText w:val="%3."/>
      <w:lvlJc w:val="right"/>
      <w:pPr>
        <w:ind w:left="2160" w:hanging="180"/>
      </w:pPr>
    </w:lvl>
    <w:lvl w:ilvl="3" w:tplc="D2441530">
      <w:start w:val="1"/>
      <w:numFmt w:val="decimal"/>
      <w:lvlText w:val="%4."/>
      <w:lvlJc w:val="left"/>
      <w:pPr>
        <w:ind w:left="2880" w:hanging="360"/>
      </w:pPr>
    </w:lvl>
    <w:lvl w:ilvl="4" w:tplc="2F100008">
      <w:start w:val="1"/>
      <w:numFmt w:val="lowerLetter"/>
      <w:lvlText w:val="%5."/>
      <w:lvlJc w:val="left"/>
      <w:pPr>
        <w:ind w:left="3600" w:hanging="360"/>
      </w:pPr>
    </w:lvl>
    <w:lvl w:ilvl="5" w:tplc="9B44F6D8">
      <w:start w:val="1"/>
      <w:numFmt w:val="lowerRoman"/>
      <w:lvlText w:val="%6."/>
      <w:lvlJc w:val="right"/>
      <w:pPr>
        <w:ind w:left="4320" w:hanging="180"/>
      </w:pPr>
    </w:lvl>
    <w:lvl w:ilvl="6" w:tplc="57FA75EE">
      <w:start w:val="1"/>
      <w:numFmt w:val="decimal"/>
      <w:lvlText w:val="%7."/>
      <w:lvlJc w:val="left"/>
      <w:pPr>
        <w:ind w:left="5040" w:hanging="360"/>
      </w:pPr>
    </w:lvl>
    <w:lvl w:ilvl="7" w:tplc="C414B6DC">
      <w:start w:val="1"/>
      <w:numFmt w:val="lowerLetter"/>
      <w:lvlText w:val="%8."/>
      <w:lvlJc w:val="left"/>
      <w:pPr>
        <w:ind w:left="5760" w:hanging="360"/>
      </w:pPr>
    </w:lvl>
    <w:lvl w:ilvl="8" w:tplc="CDF2562E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49D402"/>
    <w:multiLevelType w:val="hybridMultilevel"/>
    <w:tmpl w:val="B85AF6D6"/>
    <w:lvl w:ilvl="0" w:tplc="2BB876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08DA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8E96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8062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5CD1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023E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4E6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CE9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A4D5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BCE93F"/>
    <w:multiLevelType w:val="hybridMultilevel"/>
    <w:tmpl w:val="C076E4DC"/>
    <w:lvl w:ilvl="0" w:tplc="7EAC2F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0E0A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EC98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42C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24D8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B65B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C0E9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383E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AA8B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E5B731"/>
    <w:multiLevelType w:val="hybridMultilevel"/>
    <w:tmpl w:val="744289BC"/>
    <w:lvl w:ilvl="0" w:tplc="71624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7E6D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409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806A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D839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0C4A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14D7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6E78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1645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663082">
    <w:abstractNumId w:val="32"/>
  </w:num>
  <w:num w:numId="2" w16cid:durableId="314573750">
    <w:abstractNumId w:val="9"/>
  </w:num>
  <w:num w:numId="3" w16cid:durableId="70783066">
    <w:abstractNumId w:val="16"/>
  </w:num>
  <w:num w:numId="4" w16cid:durableId="254900224">
    <w:abstractNumId w:val="4"/>
  </w:num>
  <w:num w:numId="5" w16cid:durableId="1275409324">
    <w:abstractNumId w:val="21"/>
  </w:num>
  <w:num w:numId="6" w16cid:durableId="840124211">
    <w:abstractNumId w:val="23"/>
  </w:num>
  <w:num w:numId="7" w16cid:durableId="338896843">
    <w:abstractNumId w:val="20"/>
  </w:num>
  <w:num w:numId="8" w16cid:durableId="823200425">
    <w:abstractNumId w:val="26"/>
  </w:num>
  <w:num w:numId="9" w16cid:durableId="948588828">
    <w:abstractNumId w:val="13"/>
  </w:num>
  <w:num w:numId="10" w16cid:durableId="136194276">
    <w:abstractNumId w:val="19"/>
  </w:num>
  <w:num w:numId="11" w16cid:durableId="1089732871">
    <w:abstractNumId w:val="27"/>
  </w:num>
  <w:num w:numId="12" w16cid:durableId="1811752469">
    <w:abstractNumId w:val="29"/>
  </w:num>
  <w:num w:numId="13" w16cid:durableId="47345532">
    <w:abstractNumId w:val="0"/>
  </w:num>
  <w:num w:numId="14" w16cid:durableId="1596666496">
    <w:abstractNumId w:val="24"/>
  </w:num>
  <w:num w:numId="15" w16cid:durableId="343745045">
    <w:abstractNumId w:val="7"/>
  </w:num>
  <w:num w:numId="16" w16cid:durableId="1632252376">
    <w:abstractNumId w:val="2"/>
  </w:num>
  <w:num w:numId="17" w16cid:durableId="997735781">
    <w:abstractNumId w:val="15"/>
  </w:num>
  <w:num w:numId="18" w16cid:durableId="1626232368">
    <w:abstractNumId w:val="17"/>
  </w:num>
  <w:num w:numId="19" w16cid:durableId="332726993">
    <w:abstractNumId w:val="28"/>
  </w:num>
  <w:num w:numId="20" w16cid:durableId="2021197419">
    <w:abstractNumId w:val="30"/>
  </w:num>
  <w:num w:numId="21" w16cid:durableId="2137290942">
    <w:abstractNumId w:val="31"/>
  </w:num>
  <w:num w:numId="22" w16cid:durableId="293488496">
    <w:abstractNumId w:val="12"/>
  </w:num>
  <w:num w:numId="23" w16cid:durableId="2113624621">
    <w:abstractNumId w:val="10"/>
  </w:num>
  <w:num w:numId="24" w16cid:durableId="1226645847">
    <w:abstractNumId w:val="11"/>
  </w:num>
  <w:num w:numId="25" w16cid:durableId="1648321796">
    <w:abstractNumId w:val="18"/>
  </w:num>
  <w:num w:numId="26" w16cid:durableId="1052922616">
    <w:abstractNumId w:val="25"/>
  </w:num>
  <w:num w:numId="27" w16cid:durableId="1340892533">
    <w:abstractNumId w:val="5"/>
  </w:num>
  <w:num w:numId="28" w16cid:durableId="2052993469">
    <w:abstractNumId w:val="8"/>
  </w:num>
  <w:num w:numId="29" w16cid:durableId="1536850629">
    <w:abstractNumId w:val="1"/>
  </w:num>
  <w:num w:numId="30" w16cid:durableId="1932618140">
    <w:abstractNumId w:val="22"/>
  </w:num>
  <w:num w:numId="31" w16cid:durableId="1555040860">
    <w:abstractNumId w:val="6"/>
  </w:num>
  <w:num w:numId="32" w16cid:durableId="1807696518">
    <w:abstractNumId w:val="14"/>
  </w:num>
  <w:num w:numId="33" w16cid:durableId="156309944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mran AlBalooshi">
    <w15:presenceInfo w15:providerId="AD" w15:userId="S::o.albalooshi@alsalambank.com::f45a3543-9370-49dc-8e4e-680dd37b73e5"/>
  </w15:person>
  <w15:person w15:author="Maryam Yusuf Dawood Mohamed Haji">
    <w15:presenceInfo w15:providerId="None" w15:userId="Maryam Yusuf Dawood Mohamed Haj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CA1083"/>
    <w:rsid w:val="00046ED4"/>
    <w:rsid w:val="00097E51"/>
    <w:rsid w:val="000B2242"/>
    <w:rsid w:val="00125325"/>
    <w:rsid w:val="00133BAF"/>
    <w:rsid w:val="001E7F90"/>
    <w:rsid w:val="002B626E"/>
    <w:rsid w:val="003203E9"/>
    <w:rsid w:val="003275E4"/>
    <w:rsid w:val="003701B8"/>
    <w:rsid w:val="003B1F8A"/>
    <w:rsid w:val="003C056C"/>
    <w:rsid w:val="003D515D"/>
    <w:rsid w:val="003D5FBC"/>
    <w:rsid w:val="003E67EB"/>
    <w:rsid w:val="0040AD67"/>
    <w:rsid w:val="0041097D"/>
    <w:rsid w:val="0046793D"/>
    <w:rsid w:val="004D619E"/>
    <w:rsid w:val="005B3C59"/>
    <w:rsid w:val="005D46F2"/>
    <w:rsid w:val="00657346"/>
    <w:rsid w:val="00665FC0"/>
    <w:rsid w:val="00675080"/>
    <w:rsid w:val="006C631B"/>
    <w:rsid w:val="007367E2"/>
    <w:rsid w:val="00752FCE"/>
    <w:rsid w:val="00761356"/>
    <w:rsid w:val="00770A3B"/>
    <w:rsid w:val="00845810"/>
    <w:rsid w:val="009014BA"/>
    <w:rsid w:val="00901B6C"/>
    <w:rsid w:val="009102BC"/>
    <w:rsid w:val="00980077"/>
    <w:rsid w:val="009D738A"/>
    <w:rsid w:val="009DD372"/>
    <w:rsid w:val="009E7E3E"/>
    <w:rsid w:val="00A068B2"/>
    <w:rsid w:val="00A903FF"/>
    <w:rsid w:val="00B135DA"/>
    <w:rsid w:val="00B21AC1"/>
    <w:rsid w:val="00BD6886"/>
    <w:rsid w:val="00C433AD"/>
    <w:rsid w:val="00C46B04"/>
    <w:rsid w:val="00C956AF"/>
    <w:rsid w:val="00CD330A"/>
    <w:rsid w:val="00D05645"/>
    <w:rsid w:val="00D220FC"/>
    <w:rsid w:val="00D25029"/>
    <w:rsid w:val="00D65A85"/>
    <w:rsid w:val="00DC0DF6"/>
    <w:rsid w:val="00DC4D8C"/>
    <w:rsid w:val="00DE0AE6"/>
    <w:rsid w:val="00DE3EB6"/>
    <w:rsid w:val="00E06774"/>
    <w:rsid w:val="00E11A27"/>
    <w:rsid w:val="00E14FCE"/>
    <w:rsid w:val="00E76FB1"/>
    <w:rsid w:val="00E942F1"/>
    <w:rsid w:val="00F135CF"/>
    <w:rsid w:val="00F56A97"/>
    <w:rsid w:val="00F712E9"/>
    <w:rsid w:val="00FC2D8B"/>
    <w:rsid w:val="00FF56EA"/>
    <w:rsid w:val="0155DF12"/>
    <w:rsid w:val="0202C802"/>
    <w:rsid w:val="0261D2EC"/>
    <w:rsid w:val="02999D1B"/>
    <w:rsid w:val="029A4739"/>
    <w:rsid w:val="029CC8A2"/>
    <w:rsid w:val="02EBF83F"/>
    <w:rsid w:val="03194188"/>
    <w:rsid w:val="03361EA9"/>
    <w:rsid w:val="033FC087"/>
    <w:rsid w:val="03CE5336"/>
    <w:rsid w:val="04247045"/>
    <w:rsid w:val="0429926B"/>
    <w:rsid w:val="0523A3C6"/>
    <w:rsid w:val="053E3E41"/>
    <w:rsid w:val="05A7275E"/>
    <w:rsid w:val="05DA7098"/>
    <w:rsid w:val="05F56A83"/>
    <w:rsid w:val="060DCB40"/>
    <w:rsid w:val="060E2515"/>
    <w:rsid w:val="063ABB2C"/>
    <w:rsid w:val="066547B2"/>
    <w:rsid w:val="06657309"/>
    <w:rsid w:val="067E0660"/>
    <w:rsid w:val="06B4797C"/>
    <w:rsid w:val="06E4DC3B"/>
    <w:rsid w:val="06E60D4A"/>
    <w:rsid w:val="070AA851"/>
    <w:rsid w:val="070C6F90"/>
    <w:rsid w:val="0735324D"/>
    <w:rsid w:val="0775FBC3"/>
    <w:rsid w:val="077EFB40"/>
    <w:rsid w:val="07F3F55F"/>
    <w:rsid w:val="07FA95E9"/>
    <w:rsid w:val="0881C094"/>
    <w:rsid w:val="08D8DACC"/>
    <w:rsid w:val="090C8145"/>
    <w:rsid w:val="0948FEF4"/>
    <w:rsid w:val="09CF5599"/>
    <w:rsid w:val="0A208370"/>
    <w:rsid w:val="0A536D9D"/>
    <w:rsid w:val="0A659C5E"/>
    <w:rsid w:val="0A718CB2"/>
    <w:rsid w:val="0AE492FA"/>
    <w:rsid w:val="0B14CC82"/>
    <w:rsid w:val="0B2DDF95"/>
    <w:rsid w:val="0B380A71"/>
    <w:rsid w:val="0B4DB24F"/>
    <w:rsid w:val="0B93070D"/>
    <w:rsid w:val="0BA55A1C"/>
    <w:rsid w:val="0BAE4D15"/>
    <w:rsid w:val="0C5F49AE"/>
    <w:rsid w:val="0C8A2B48"/>
    <w:rsid w:val="0C9D65E6"/>
    <w:rsid w:val="0CBFDF0C"/>
    <w:rsid w:val="0CD187D9"/>
    <w:rsid w:val="0CF29362"/>
    <w:rsid w:val="0D013951"/>
    <w:rsid w:val="0D12765F"/>
    <w:rsid w:val="0D52B9F9"/>
    <w:rsid w:val="0D69477E"/>
    <w:rsid w:val="0D88D898"/>
    <w:rsid w:val="0D8DA0BF"/>
    <w:rsid w:val="0DA0C1DC"/>
    <w:rsid w:val="0DB4D49E"/>
    <w:rsid w:val="0DB4F5FD"/>
    <w:rsid w:val="0DC18D8E"/>
    <w:rsid w:val="0DC3BC25"/>
    <w:rsid w:val="0E5209D1"/>
    <w:rsid w:val="0E54006E"/>
    <w:rsid w:val="0E595010"/>
    <w:rsid w:val="0E5ABDAF"/>
    <w:rsid w:val="0E6A4B04"/>
    <w:rsid w:val="0E6CBF0C"/>
    <w:rsid w:val="0E9264A7"/>
    <w:rsid w:val="0E99A137"/>
    <w:rsid w:val="0F679C9D"/>
    <w:rsid w:val="0FAAB3E2"/>
    <w:rsid w:val="0FCFDAE0"/>
    <w:rsid w:val="0FE7C906"/>
    <w:rsid w:val="0FEB479F"/>
    <w:rsid w:val="1094F3A4"/>
    <w:rsid w:val="109673B9"/>
    <w:rsid w:val="10B7F43D"/>
    <w:rsid w:val="10F74DDA"/>
    <w:rsid w:val="110F64FD"/>
    <w:rsid w:val="11202EBB"/>
    <w:rsid w:val="11291850"/>
    <w:rsid w:val="1138D445"/>
    <w:rsid w:val="117372E3"/>
    <w:rsid w:val="11AA2157"/>
    <w:rsid w:val="1233E8DD"/>
    <w:rsid w:val="12702966"/>
    <w:rsid w:val="12B52798"/>
    <w:rsid w:val="12D97B49"/>
    <w:rsid w:val="12FB324F"/>
    <w:rsid w:val="12FDC656"/>
    <w:rsid w:val="131688CD"/>
    <w:rsid w:val="135D06C0"/>
    <w:rsid w:val="13CB329F"/>
    <w:rsid w:val="13DFA209"/>
    <w:rsid w:val="14463399"/>
    <w:rsid w:val="146A3629"/>
    <w:rsid w:val="14728F86"/>
    <w:rsid w:val="150BAF02"/>
    <w:rsid w:val="156580E1"/>
    <w:rsid w:val="15818CBD"/>
    <w:rsid w:val="15E4A362"/>
    <w:rsid w:val="16A93174"/>
    <w:rsid w:val="16EDCAC3"/>
    <w:rsid w:val="16F04439"/>
    <w:rsid w:val="17088445"/>
    <w:rsid w:val="170C95C8"/>
    <w:rsid w:val="17366770"/>
    <w:rsid w:val="17B4A1DF"/>
    <w:rsid w:val="17BDCB03"/>
    <w:rsid w:val="17CF7A81"/>
    <w:rsid w:val="180AF6F8"/>
    <w:rsid w:val="180B5E92"/>
    <w:rsid w:val="18144E8C"/>
    <w:rsid w:val="184F00D2"/>
    <w:rsid w:val="188DCD17"/>
    <w:rsid w:val="18C21C0D"/>
    <w:rsid w:val="191FEB05"/>
    <w:rsid w:val="1922F767"/>
    <w:rsid w:val="196A8850"/>
    <w:rsid w:val="196C1256"/>
    <w:rsid w:val="19B6BD45"/>
    <w:rsid w:val="1A62E081"/>
    <w:rsid w:val="1A7FF7F6"/>
    <w:rsid w:val="1A8AA7E4"/>
    <w:rsid w:val="1AAF89A7"/>
    <w:rsid w:val="1B28F310"/>
    <w:rsid w:val="1B484AF5"/>
    <w:rsid w:val="1B8DF9FA"/>
    <w:rsid w:val="1C01314E"/>
    <w:rsid w:val="1C0F2FE0"/>
    <w:rsid w:val="1C5188D5"/>
    <w:rsid w:val="1CA7F4AE"/>
    <w:rsid w:val="1D4A424E"/>
    <w:rsid w:val="1D655501"/>
    <w:rsid w:val="1DCC40C4"/>
    <w:rsid w:val="1E42FCF7"/>
    <w:rsid w:val="1E61D46E"/>
    <w:rsid w:val="1E81A2A2"/>
    <w:rsid w:val="1EA71900"/>
    <w:rsid w:val="1EBB1BCA"/>
    <w:rsid w:val="1ED96852"/>
    <w:rsid w:val="1F2CB139"/>
    <w:rsid w:val="1F32D4F4"/>
    <w:rsid w:val="1F707880"/>
    <w:rsid w:val="1F74EF91"/>
    <w:rsid w:val="1F85B36C"/>
    <w:rsid w:val="1F9A9498"/>
    <w:rsid w:val="1FA16AB6"/>
    <w:rsid w:val="1FA77904"/>
    <w:rsid w:val="1FA993CB"/>
    <w:rsid w:val="2067F5FB"/>
    <w:rsid w:val="2170C874"/>
    <w:rsid w:val="22265D72"/>
    <w:rsid w:val="2260D0CD"/>
    <w:rsid w:val="22A33007"/>
    <w:rsid w:val="22E40F79"/>
    <w:rsid w:val="230CFAEE"/>
    <w:rsid w:val="2333FF67"/>
    <w:rsid w:val="23764699"/>
    <w:rsid w:val="23A0A02D"/>
    <w:rsid w:val="23EA3F6A"/>
    <w:rsid w:val="240B73C8"/>
    <w:rsid w:val="24679DAD"/>
    <w:rsid w:val="24AFA1C5"/>
    <w:rsid w:val="25364B91"/>
    <w:rsid w:val="256FA0FC"/>
    <w:rsid w:val="2574CC46"/>
    <w:rsid w:val="25BEAEE5"/>
    <w:rsid w:val="263024AA"/>
    <w:rsid w:val="268871B2"/>
    <w:rsid w:val="26A1D9B2"/>
    <w:rsid w:val="26AB1EC9"/>
    <w:rsid w:val="26CAB3ED"/>
    <w:rsid w:val="270897EF"/>
    <w:rsid w:val="27A69AD8"/>
    <w:rsid w:val="27E52DC7"/>
    <w:rsid w:val="27EBE476"/>
    <w:rsid w:val="27F143DF"/>
    <w:rsid w:val="2825FFB4"/>
    <w:rsid w:val="2876E1AA"/>
    <w:rsid w:val="28E550E9"/>
    <w:rsid w:val="292A2BC9"/>
    <w:rsid w:val="293C328E"/>
    <w:rsid w:val="294A2CB1"/>
    <w:rsid w:val="296B2D51"/>
    <w:rsid w:val="29844519"/>
    <w:rsid w:val="29D70475"/>
    <w:rsid w:val="29EDDDE8"/>
    <w:rsid w:val="29F6CD3B"/>
    <w:rsid w:val="2A18006B"/>
    <w:rsid w:val="2A5AF4BC"/>
    <w:rsid w:val="2A669835"/>
    <w:rsid w:val="2AB7CEF5"/>
    <w:rsid w:val="2ABE14C2"/>
    <w:rsid w:val="2AF8B325"/>
    <w:rsid w:val="2B0F5AC3"/>
    <w:rsid w:val="2B7F3432"/>
    <w:rsid w:val="2B9BC356"/>
    <w:rsid w:val="2BA08881"/>
    <w:rsid w:val="2BA824A0"/>
    <w:rsid w:val="2BB66092"/>
    <w:rsid w:val="2BC007F8"/>
    <w:rsid w:val="2BDC84AC"/>
    <w:rsid w:val="2D0878A1"/>
    <w:rsid w:val="2D2364A6"/>
    <w:rsid w:val="2D23D0D5"/>
    <w:rsid w:val="2D2CEDAA"/>
    <w:rsid w:val="2DE8B6D7"/>
    <w:rsid w:val="2E4BC4EB"/>
    <w:rsid w:val="2E5A1AA3"/>
    <w:rsid w:val="2EB515FD"/>
    <w:rsid w:val="2ECEF3C7"/>
    <w:rsid w:val="2F1E5794"/>
    <w:rsid w:val="2F3F2EB8"/>
    <w:rsid w:val="2F930177"/>
    <w:rsid w:val="2FC92255"/>
    <w:rsid w:val="2FE33EF7"/>
    <w:rsid w:val="2FF812BA"/>
    <w:rsid w:val="30045336"/>
    <w:rsid w:val="309FC095"/>
    <w:rsid w:val="30B7C6FB"/>
    <w:rsid w:val="30C8F121"/>
    <w:rsid w:val="310F33BD"/>
    <w:rsid w:val="311CFA78"/>
    <w:rsid w:val="3122B8BA"/>
    <w:rsid w:val="31414BB8"/>
    <w:rsid w:val="314A247F"/>
    <w:rsid w:val="3171972D"/>
    <w:rsid w:val="317AF0D0"/>
    <w:rsid w:val="31CA64CD"/>
    <w:rsid w:val="31EA4DFA"/>
    <w:rsid w:val="31FAF42C"/>
    <w:rsid w:val="31FCC4B2"/>
    <w:rsid w:val="322168F1"/>
    <w:rsid w:val="323F31DB"/>
    <w:rsid w:val="3281E063"/>
    <w:rsid w:val="32B6742C"/>
    <w:rsid w:val="330A3435"/>
    <w:rsid w:val="331DB862"/>
    <w:rsid w:val="3324C50C"/>
    <w:rsid w:val="33FD49A3"/>
    <w:rsid w:val="34516D29"/>
    <w:rsid w:val="3454B141"/>
    <w:rsid w:val="3466D01D"/>
    <w:rsid w:val="3490ACE1"/>
    <w:rsid w:val="34962523"/>
    <w:rsid w:val="34B66C09"/>
    <w:rsid w:val="34F19FC5"/>
    <w:rsid w:val="35194C03"/>
    <w:rsid w:val="3538AE00"/>
    <w:rsid w:val="35676C47"/>
    <w:rsid w:val="35678075"/>
    <w:rsid w:val="356B7FA0"/>
    <w:rsid w:val="356BC64A"/>
    <w:rsid w:val="357A8E2A"/>
    <w:rsid w:val="35CE56A7"/>
    <w:rsid w:val="3637A1B2"/>
    <w:rsid w:val="3646C7BA"/>
    <w:rsid w:val="3668E53B"/>
    <w:rsid w:val="36846520"/>
    <w:rsid w:val="3691DFBB"/>
    <w:rsid w:val="36A1579A"/>
    <w:rsid w:val="36A3A6CA"/>
    <w:rsid w:val="36E10F53"/>
    <w:rsid w:val="36E65E6D"/>
    <w:rsid w:val="36E95BD1"/>
    <w:rsid w:val="37106F90"/>
    <w:rsid w:val="376A772A"/>
    <w:rsid w:val="379A7CBA"/>
    <w:rsid w:val="37D59164"/>
    <w:rsid w:val="37F71269"/>
    <w:rsid w:val="382CD0A8"/>
    <w:rsid w:val="383F3237"/>
    <w:rsid w:val="384760D8"/>
    <w:rsid w:val="384F1BF8"/>
    <w:rsid w:val="3878F6A7"/>
    <w:rsid w:val="3882DA00"/>
    <w:rsid w:val="3906E406"/>
    <w:rsid w:val="39100575"/>
    <w:rsid w:val="393794F3"/>
    <w:rsid w:val="397375BD"/>
    <w:rsid w:val="39DD6B00"/>
    <w:rsid w:val="3A01F19E"/>
    <w:rsid w:val="3A250852"/>
    <w:rsid w:val="3A520386"/>
    <w:rsid w:val="3A59278E"/>
    <w:rsid w:val="3A804A33"/>
    <w:rsid w:val="3ADF8CE3"/>
    <w:rsid w:val="3B08D2DE"/>
    <w:rsid w:val="3B08D2E1"/>
    <w:rsid w:val="3B1E858F"/>
    <w:rsid w:val="3B25BF92"/>
    <w:rsid w:val="3B3871B7"/>
    <w:rsid w:val="3B6C5C77"/>
    <w:rsid w:val="3B7F2669"/>
    <w:rsid w:val="3BA49DF6"/>
    <w:rsid w:val="3BE9E496"/>
    <w:rsid w:val="3BEBC227"/>
    <w:rsid w:val="3BF90669"/>
    <w:rsid w:val="3C105EDF"/>
    <w:rsid w:val="3C56687F"/>
    <w:rsid w:val="3C6020C2"/>
    <w:rsid w:val="3CDFF88F"/>
    <w:rsid w:val="3D20D0AB"/>
    <w:rsid w:val="3D3FC637"/>
    <w:rsid w:val="3DE931D7"/>
    <w:rsid w:val="3DFB9C48"/>
    <w:rsid w:val="3E0F126F"/>
    <w:rsid w:val="3E1469BF"/>
    <w:rsid w:val="3E27F6AC"/>
    <w:rsid w:val="3E791427"/>
    <w:rsid w:val="3EA0D59B"/>
    <w:rsid w:val="3EC8959D"/>
    <w:rsid w:val="3ED84CFE"/>
    <w:rsid w:val="3F192235"/>
    <w:rsid w:val="3F2C6802"/>
    <w:rsid w:val="3F3CF5B7"/>
    <w:rsid w:val="3F4A17EE"/>
    <w:rsid w:val="3F670265"/>
    <w:rsid w:val="3FAE82AC"/>
    <w:rsid w:val="3FF51F31"/>
    <w:rsid w:val="3FF6F211"/>
    <w:rsid w:val="400E3E8C"/>
    <w:rsid w:val="4012F293"/>
    <w:rsid w:val="40203286"/>
    <w:rsid w:val="402843B4"/>
    <w:rsid w:val="40663A93"/>
    <w:rsid w:val="4067D22C"/>
    <w:rsid w:val="4085BD6C"/>
    <w:rsid w:val="4097A481"/>
    <w:rsid w:val="40C502C2"/>
    <w:rsid w:val="40D54C7A"/>
    <w:rsid w:val="40E7B40E"/>
    <w:rsid w:val="40F71AE1"/>
    <w:rsid w:val="4123FF69"/>
    <w:rsid w:val="41272B4B"/>
    <w:rsid w:val="414064A4"/>
    <w:rsid w:val="417288D1"/>
    <w:rsid w:val="419A3723"/>
    <w:rsid w:val="419FDBD1"/>
    <w:rsid w:val="41D2A74D"/>
    <w:rsid w:val="41F2AED7"/>
    <w:rsid w:val="4206B34F"/>
    <w:rsid w:val="4233EAC5"/>
    <w:rsid w:val="428BEF97"/>
    <w:rsid w:val="42BB336E"/>
    <w:rsid w:val="42EFBCBD"/>
    <w:rsid w:val="42F56691"/>
    <w:rsid w:val="438B0D03"/>
    <w:rsid w:val="443CF786"/>
    <w:rsid w:val="446CE8FB"/>
    <w:rsid w:val="44A4B0E9"/>
    <w:rsid w:val="451FDC91"/>
    <w:rsid w:val="453C8B07"/>
    <w:rsid w:val="45406A25"/>
    <w:rsid w:val="45519E8D"/>
    <w:rsid w:val="4585164E"/>
    <w:rsid w:val="458D6465"/>
    <w:rsid w:val="45964F3A"/>
    <w:rsid w:val="45A0555B"/>
    <w:rsid w:val="45BA667E"/>
    <w:rsid w:val="45E97E06"/>
    <w:rsid w:val="463CB7A7"/>
    <w:rsid w:val="46684FEF"/>
    <w:rsid w:val="469D9D66"/>
    <w:rsid w:val="46A16B92"/>
    <w:rsid w:val="470649FD"/>
    <w:rsid w:val="473A06A2"/>
    <w:rsid w:val="47452341"/>
    <w:rsid w:val="475DAB0A"/>
    <w:rsid w:val="4765DDF9"/>
    <w:rsid w:val="476C3BB2"/>
    <w:rsid w:val="4772B55D"/>
    <w:rsid w:val="47BB6A24"/>
    <w:rsid w:val="47DCFA5F"/>
    <w:rsid w:val="47EAF4FC"/>
    <w:rsid w:val="4803820C"/>
    <w:rsid w:val="48078596"/>
    <w:rsid w:val="482375A3"/>
    <w:rsid w:val="48586012"/>
    <w:rsid w:val="48BEB857"/>
    <w:rsid w:val="48D2231C"/>
    <w:rsid w:val="48D255ED"/>
    <w:rsid w:val="48DDF2D5"/>
    <w:rsid w:val="49122789"/>
    <w:rsid w:val="49721CAA"/>
    <w:rsid w:val="49ABA9D9"/>
    <w:rsid w:val="4A0371C2"/>
    <w:rsid w:val="4A36BEAC"/>
    <w:rsid w:val="4A451FCC"/>
    <w:rsid w:val="4A8B68EB"/>
    <w:rsid w:val="4A9F0FC2"/>
    <w:rsid w:val="4ADBDC27"/>
    <w:rsid w:val="4B05CB73"/>
    <w:rsid w:val="4B17D1A8"/>
    <w:rsid w:val="4B84666D"/>
    <w:rsid w:val="4B8957A9"/>
    <w:rsid w:val="4B952F14"/>
    <w:rsid w:val="4BAB6B36"/>
    <w:rsid w:val="4BBFB712"/>
    <w:rsid w:val="4BDA7251"/>
    <w:rsid w:val="4C8047BA"/>
    <w:rsid w:val="4CC0F1B1"/>
    <w:rsid w:val="4CCA7D6D"/>
    <w:rsid w:val="4CEF5F69"/>
    <w:rsid w:val="4D040F8C"/>
    <w:rsid w:val="4D182F31"/>
    <w:rsid w:val="4D708550"/>
    <w:rsid w:val="4D770E1D"/>
    <w:rsid w:val="4D7F5129"/>
    <w:rsid w:val="4DB1E9DD"/>
    <w:rsid w:val="4DC884C4"/>
    <w:rsid w:val="4E3867AF"/>
    <w:rsid w:val="4E44F654"/>
    <w:rsid w:val="4E6B55C5"/>
    <w:rsid w:val="4E939F81"/>
    <w:rsid w:val="4E991178"/>
    <w:rsid w:val="4ECB1AF8"/>
    <w:rsid w:val="4EDBC08A"/>
    <w:rsid w:val="4EFC1B4A"/>
    <w:rsid w:val="4F875C63"/>
    <w:rsid w:val="4F883EEA"/>
    <w:rsid w:val="4F979FA2"/>
    <w:rsid w:val="4FE79AF3"/>
    <w:rsid w:val="4FEB897E"/>
    <w:rsid w:val="5008F77C"/>
    <w:rsid w:val="5016D58A"/>
    <w:rsid w:val="50194697"/>
    <w:rsid w:val="5023B61E"/>
    <w:rsid w:val="503BF41B"/>
    <w:rsid w:val="506C4542"/>
    <w:rsid w:val="5083355E"/>
    <w:rsid w:val="50D59030"/>
    <w:rsid w:val="50F9EB49"/>
    <w:rsid w:val="50F9FA6A"/>
    <w:rsid w:val="50FD6103"/>
    <w:rsid w:val="51091579"/>
    <w:rsid w:val="51099E0D"/>
    <w:rsid w:val="5133F4FD"/>
    <w:rsid w:val="513B4CC8"/>
    <w:rsid w:val="519A332D"/>
    <w:rsid w:val="51A7F6A1"/>
    <w:rsid w:val="51BDA1D6"/>
    <w:rsid w:val="5229B444"/>
    <w:rsid w:val="525C185E"/>
    <w:rsid w:val="52635D1B"/>
    <w:rsid w:val="52720BF9"/>
    <w:rsid w:val="52C067AD"/>
    <w:rsid w:val="52C20714"/>
    <w:rsid w:val="5340A12C"/>
    <w:rsid w:val="5351FAC7"/>
    <w:rsid w:val="535B66A8"/>
    <w:rsid w:val="5364D3C9"/>
    <w:rsid w:val="53B1B7D0"/>
    <w:rsid w:val="53F17524"/>
    <w:rsid w:val="54179C10"/>
    <w:rsid w:val="5510E020"/>
    <w:rsid w:val="5511F1FC"/>
    <w:rsid w:val="553424D0"/>
    <w:rsid w:val="5541209C"/>
    <w:rsid w:val="557012C4"/>
    <w:rsid w:val="56C476B5"/>
    <w:rsid w:val="56C552E8"/>
    <w:rsid w:val="56C74540"/>
    <w:rsid w:val="56DF2132"/>
    <w:rsid w:val="56F7C9BA"/>
    <w:rsid w:val="5705D88E"/>
    <w:rsid w:val="5708DE4E"/>
    <w:rsid w:val="571953C5"/>
    <w:rsid w:val="579CA296"/>
    <w:rsid w:val="57A5481E"/>
    <w:rsid w:val="581FD21C"/>
    <w:rsid w:val="589786E1"/>
    <w:rsid w:val="58AA8C7F"/>
    <w:rsid w:val="58EEA4A0"/>
    <w:rsid w:val="592225E2"/>
    <w:rsid w:val="595D7C8F"/>
    <w:rsid w:val="59B615C9"/>
    <w:rsid w:val="59DF125C"/>
    <w:rsid w:val="5A002DAD"/>
    <w:rsid w:val="5A550872"/>
    <w:rsid w:val="5A6773DB"/>
    <w:rsid w:val="5A9A96EE"/>
    <w:rsid w:val="5ABC9CA1"/>
    <w:rsid w:val="5ABFD229"/>
    <w:rsid w:val="5ADD3117"/>
    <w:rsid w:val="5AE1F4EF"/>
    <w:rsid w:val="5B13CD82"/>
    <w:rsid w:val="5B7EFFCB"/>
    <w:rsid w:val="5B88AAF5"/>
    <w:rsid w:val="5B948F69"/>
    <w:rsid w:val="5BEE6BEB"/>
    <w:rsid w:val="5C29D3B8"/>
    <w:rsid w:val="5C3E6EF9"/>
    <w:rsid w:val="5C632A21"/>
    <w:rsid w:val="5CA202F4"/>
    <w:rsid w:val="5D01E76D"/>
    <w:rsid w:val="5D309387"/>
    <w:rsid w:val="5D5A5236"/>
    <w:rsid w:val="5DD9F883"/>
    <w:rsid w:val="5E4E6C99"/>
    <w:rsid w:val="5E57D3DC"/>
    <w:rsid w:val="5EB0EE0A"/>
    <w:rsid w:val="5EB9EF1F"/>
    <w:rsid w:val="5F6CAC38"/>
    <w:rsid w:val="5F7CF77D"/>
    <w:rsid w:val="5F8E4BA7"/>
    <w:rsid w:val="5FFFB27C"/>
    <w:rsid w:val="601B06C2"/>
    <w:rsid w:val="603B442F"/>
    <w:rsid w:val="604FC997"/>
    <w:rsid w:val="6085AFA6"/>
    <w:rsid w:val="608CF1E6"/>
    <w:rsid w:val="6092434C"/>
    <w:rsid w:val="60A67ED7"/>
    <w:rsid w:val="60BBC877"/>
    <w:rsid w:val="60BCD8C2"/>
    <w:rsid w:val="611CD089"/>
    <w:rsid w:val="61242BDB"/>
    <w:rsid w:val="6126A7E2"/>
    <w:rsid w:val="6186BCF3"/>
    <w:rsid w:val="61FA578B"/>
    <w:rsid w:val="62016513"/>
    <w:rsid w:val="629CC5BD"/>
    <w:rsid w:val="62EB0A9E"/>
    <w:rsid w:val="62EE3743"/>
    <w:rsid w:val="6302D378"/>
    <w:rsid w:val="633D01AB"/>
    <w:rsid w:val="6373A05C"/>
    <w:rsid w:val="638399D1"/>
    <w:rsid w:val="63974154"/>
    <w:rsid w:val="63CD7B49"/>
    <w:rsid w:val="63D8597C"/>
    <w:rsid w:val="63EB99DE"/>
    <w:rsid w:val="63ED8813"/>
    <w:rsid w:val="6431D27D"/>
    <w:rsid w:val="644BAD91"/>
    <w:rsid w:val="64628032"/>
    <w:rsid w:val="649AFF67"/>
    <w:rsid w:val="64B30E51"/>
    <w:rsid w:val="64D04DC6"/>
    <w:rsid w:val="64D39DBD"/>
    <w:rsid w:val="64DB683E"/>
    <w:rsid w:val="6501DE58"/>
    <w:rsid w:val="650CAA26"/>
    <w:rsid w:val="653C87F5"/>
    <w:rsid w:val="656DEB8C"/>
    <w:rsid w:val="65A77BB7"/>
    <w:rsid w:val="65ACB2DE"/>
    <w:rsid w:val="65B44477"/>
    <w:rsid w:val="66397157"/>
    <w:rsid w:val="66622EEB"/>
    <w:rsid w:val="667CCC92"/>
    <w:rsid w:val="6694E41E"/>
    <w:rsid w:val="66FC0E0D"/>
    <w:rsid w:val="67850466"/>
    <w:rsid w:val="67C023F3"/>
    <w:rsid w:val="67F5DFC5"/>
    <w:rsid w:val="681764E9"/>
    <w:rsid w:val="682B829F"/>
    <w:rsid w:val="684AE583"/>
    <w:rsid w:val="684C292F"/>
    <w:rsid w:val="68782182"/>
    <w:rsid w:val="68E1F312"/>
    <w:rsid w:val="6903A7D9"/>
    <w:rsid w:val="693083AF"/>
    <w:rsid w:val="6935E35B"/>
    <w:rsid w:val="6986138F"/>
    <w:rsid w:val="69CD5A86"/>
    <w:rsid w:val="69D5714F"/>
    <w:rsid w:val="69E7279F"/>
    <w:rsid w:val="6A874D46"/>
    <w:rsid w:val="6A8CBB3B"/>
    <w:rsid w:val="6AAC6806"/>
    <w:rsid w:val="6AC46536"/>
    <w:rsid w:val="6AF5A75D"/>
    <w:rsid w:val="6B1A354F"/>
    <w:rsid w:val="6B2021F3"/>
    <w:rsid w:val="6B3D1897"/>
    <w:rsid w:val="6B547B7E"/>
    <w:rsid w:val="6B93DCA5"/>
    <w:rsid w:val="6CB5EEF4"/>
    <w:rsid w:val="6CB9F40F"/>
    <w:rsid w:val="6D197AF2"/>
    <w:rsid w:val="6D54CADD"/>
    <w:rsid w:val="6D56E35E"/>
    <w:rsid w:val="6D56E63D"/>
    <w:rsid w:val="6D8380F0"/>
    <w:rsid w:val="6D964EA0"/>
    <w:rsid w:val="6E84A36A"/>
    <w:rsid w:val="6ECCB2FE"/>
    <w:rsid w:val="6EE03BBF"/>
    <w:rsid w:val="6EEDB45C"/>
    <w:rsid w:val="6EF2F1B0"/>
    <w:rsid w:val="6EFA27B6"/>
    <w:rsid w:val="6F476787"/>
    <w:rsid w:val="6F60ADD0"/>
    <w:rsid w:val="6FAF03F1"/>
    <w:rsid w:val="6FB32D95"/>
    <w:rsid w:val="6FB42172"/>
    <w:rsid w:val="6FD781EE"/>
    <w:rsid w:val="6FDE285D"/>
    <w:rsid w:val="701DE370"/>
    <w:rsid w:val="7091525A"/>
    <w:rsid w:val="70A8564A"/>
    <w:rsid w:val="70FAEE0E"/>
    <w:rsid w:val="716AAC62"/>
    <w:rsid w:val="716E97F3"/>
    <w:rsid w:val="71AC025B"/>
    <w:rsid w:val="71C8A563"/>
    <w:rsid w:val="71F7ACAE"/>
    <w:rsid w:val="72108F3E"/>
    <w:rsid w:val="7216A496"/>
    <w:rsid w:val="723E87DA"/>
    <w:rsid w:val="72AE127F"/>
    <w:rsid w:val="733AE710"/>
    <w:rsid w:val="7348F697"/>
    <w:rsid w:val="735B60BC"/>
    <w:rsid w:val="73CEA69C"/>
    <w:rsid w:val="73F0AD94"/>
    <w:rsid w:val="73F7E009"/>
    <w:rsid w:val="74417A3B"/>
    <w:rsid w:val="749F4CE3"/>
    <w:rsid w:val="74CF2B9C"/>
    <w:rsid w:val="74E0714B"/>
    <w:rsid w:val="75096835"/>
    <w:rsid w:val="7514BF9C"/>
    <w:rsid w:val="7514EA4E"/>
    <w:rsid w:val="75454474"/>
    <w:rsid w:val="75B5B91D"/>
    <w:rsid w:val="75D23620"/>
    <w:rsid w:val="75D82E4D"/>
    <w:rsid w:val="75D9706C"/>
    <w:rsid w:val="763CA524"/>
    <w:rsid w:val="7658C0CB"/>
    <w:rsid w:val="76E01BAB"/>
    <w:rsid w:val="76F29296"/>
    <w:rsid w:val="7746BC9C"/>
    <w:rsid w:val="778810E7"/>
    <w:rsid w:val="77999A2F"/>
    <w:rsid w:val="779C8FC6"/>
    <w:rsid w:val="77BF4123"/>
    <w:rsid w:val="784A6EA3"/>
    <w:rsid w:val="7867D94E"/>
    <w:rsid w:val="787187FA"/>
    <w:rsid w:val="78A879F4"/>
    <w:rsid w:val="78BC53E5"/>
    <w:rsid w:val="78F26732"/>
    <w:rsid w:val="7916E558"/>
    <w:rsid w:val="796AAEEE"/>
    <w:rsid w:val="79C0626E"/>
    <w:rsid w:val="79C74744"/>
    <w:rsid w:val="79F4FED3"/>
    <w:rsid w:val="7A10E9DB"/>
    <w:rsid w:val="7ACA1083"/>
    <w:rsid w:val="7ACA99ED"/>
    <w:rsid w:val="7ADA9087"/>
    <w:rsid w:val="7B068DA3"/>
    <w:rsid w:val="7B5F65F8"/>
    <w:rsid w:val="7B6EE736"/>
    <w:rsid w:val="7B8B426F"/>
    <w:rsid w:val="7B908F4C"/>
    <w:rsid w:val="7BA543B0"/>
    <w:rsid w:val="7BAFC957"/>
    <w:rsid w:val="7BB42635"/>
    <w:rsid w:val="7CD2337D"/>
    <w:rsid w:val="7CE7864D"/>
    <w:rsid w:val="7CF25230"/>
    <w:rsid w:val="7D005E82"/>
    <w:rsid w:val="7D0E112C"/>
    <w:rsid w:val="7D1A842B"/>
    <w:rsid w:val="7D22CFFF"/>
    <w:rsid w:val="7DC02659"/>
    <w:rsid w:val="7DFEE5FD"/>
    <w:rsid w:val="7E028313"/>
    <w:rsid w:val="7E6641D9"/>
    <w:rsid w:val="7EA93B7F"/>
    <w:rsid w:val="7EC22646"/>
    <w:rsid w:val="7F2E5581"/>
    <w:rsid w:val="7F844D29"/>
    <w:rsid w:val="7FC6AA2F"/>
    <w:rsid w:val="7FCE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CA1083"/>
  <w15:chartTrackingRefBased/>
  <w15:docId w15:val="{8DDDD2F7-7638-439D-9619-D68AC7037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A7FF7F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5D46F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F56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56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56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56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56E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bf3058-122a-4336-880c-401146e534d0" xsi:nil="true"/>
    <lcf76f155ced4ddcb4097134ff3c332f xmlns="281c76fb-2acc-4cc9-a0fd-1f5ad212439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B8E9EED581EB459247274B49C33B12" ma:contentTypeVersion="17" ma:contentTypeDescription="Create a new document." ma:contentTypeScope="" ma:versionID="b178e4445ee26994a6459cff1c74f42c">
  <xsd:schema xmlns:xsd="http://www.w3.org/2001/XMLSchema" xmlns:xs="http://www.w3.org/2001/XMLSchema" xmlns:p="http://schemas.microsoft.com/office/2006/metadata/properties" xmlns:ns2="281c76fb-2acc-4cc9-a0fd-1f5ad2124394" xmlns:ns3="cfbf3058-122a-4336-880c-401146e534d0" targetNamespace="http://schemas.microsoft.com/office/2006/metadata/properties" ma:root="true" ma:fieldsID="94fa825e42140a4ae13871ac0c655725" ns2:_="" ns3:_="">
    <xsd:import namespace="281c76fb-2acc-4cc9-a0fd-1f5ad2124394"/>
    <xsd:import namespace="cfbf3058-122a-4336-880c-401146e534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c76fb-2acc-4cc9-a0fd-1f5ad21243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6689447-88ee-43c5-8e4d-5407c9e87d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bf3058-122a-4336-880c-401146e534d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c6b0143-cce8-465f-8f72-abe86b0bd4e7}" ma:internalName="TaxCatchAll" ma:showField="CatchAllData" ma:web="cfbf3058-122a-4336-880c-401146e534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8013D7-CF8E-4DED-8F02-D42D43BF7A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EAA555-1791-484F-B9B3-79AAD093DC31}">
  <ds:schemaRefs>
    <ds:schemaRef ds:uri="http://schemas.microsoft.com/office/2006/metadata/properties"/>
    <ds:schemaRef ds:uri="http://schemas.microsoft.com/office/infopath/2007/PartnerControls"/>
    <ds:schemaRef ds:uri="cfbf3058-122a-4336-880c-401146e534d0"/>
    <ds:schemaRef ds:uri="281c76fb-2acc-4cc9-a0fd-1f5ad2124394"/>
  </ds:schemaRefs>
</ds:datastoreItem>
</file>

<file path=customXml/itemProps3.xml><?xml version="1.0" encoding="utf-8"?>
<ds:datastoreItem xmlns:ds="http://schemas.openxmlformats.org/officeDocument/2006/customXml" ds:itemID="{E33CA2ED-2028-4D76-AA82-106DF9F24E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1c76fb-2acc-4cc9-a0fd-1f5ad2124394"/>
    <ds:schemaRef ds:uri="cfbf3058-122a-4336-880c-401146e534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2399</Words>
  <Characters>11990</Characters>
  <Application>Microsoft Office Word</Application>
  <DocSecurity>4</DocSecurity>
  <Lines>255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Rawan Jasim</dc:creator>
  <cp:keywords/>
  <dc:description/>
  <cp:lastModifiedBy>Omran AlBalooshi</cp:lastModifiedBy>
  <cp:revision>2</cp:revision>
  <dcterms:created xsi:type="dcterms:W3CDTF">2025-10-16T13:14:00Z</dcterms:created>
  <dcterms:modified xsi:type="dcterms:W3CDTF">2025-10-16T13:14:00Z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ba99e5-d9ed-48c7-9d15-46543200ff7c_Enabled">
    <vt:lpwstr>true</vt:lpwstr>
  </property>
  <property fmtid="{D5CDD505-2E9C-101B-9397-08002B2CF9AE}" pid="3" name="MSIP_Label_e6ba99e5-d9ed-48c7-9d15-46543200ff7c_SetDate">
    <vt:lpwstr>2025-09-02T13:47:32Z</vt:lpwstr>
  </property>
  <property fmtid="{D5CDD505-2E9C-101B-9397-08002B2CF9AE}" pid="4" name="MSIP_Label_e6ba99e5-d9ed-48c7-9d15-46543200ff7c_Method">
    <vt:lpwstr>Standard</vt:lpwstr>
  </property>
  <property fmtid="{D5CDD505-2E9C-101B-9397-08002B2CF9AE}" pid="5" name="MSIP_Label_e6ba99e5-d9ed-48c7-9d15-46543200ff7c_Name">
    <vt:lpwstr>Internal</vt:lpwstr>
  </property>
  <property fmtid="{D5CDD505-2E9C-101B-9397-08002B2CF9AE}" pid="6" name="MSIP_Label_e6ba99e5-d9ed-48c7-9d15-46543200ff7c_SiteId">
    <vt:lpwstr>db6f44ac-e086-4cca-95ee-8603fcdaa0f3</vt:lpwstr>
  </property>
  <property fmtid="{D5CDD505-2E9C-101B-9397-08002B2CF9AE}" pid="7" name="MSIP_Label_e6ba99e5-d9ed-48c7-9d15-46543200ff7c_ActionId">
    <vt:lpwstr>1ddf6e1a-fcf3-41cc-9fee-b31cf988a56a</vt:lpwstr>
  </property>
  <property fmtid="{D5CDD505-2E9C-101B-9397-08002B2CF9AE}" pid="8" name="MSIP_Label_e6ba99e5-d9ed-48c7-9d15-46543200ff7c_ContentBits">
    <vt:lpwstr>0</vt:lpwstr>
  </property>
  <property fmtid="{D5CDD505-2E9C-101B-9397-08002B2CF9AE}" pid="9" name="MSIP_Label_e6ba99e5-d9ed-48c7-9d15-46543200ff7c_Tag">
    <vt:lpwstr>10, 3, 0, 1</vt:lpwstr>
  </property>
  <property fmtid="{D5CDD505-2E9C-101B-9397-08002B2CF9AE}" pid="10" name="ContentTypeId">
    <vt:lpwstr>0x0101000CB8E9EED581EB459247274B49C33B12</vt:lpwstr>
  </property>
  <property fmtid="{D5CDD505-2E9C-101B-9397-08002B2CF9AE}" pid="11" name="GrammarlyDocumentId">
    <vt:lpwstr>463cd89c-faa3-4fb6-91e5-4dd8258b2038</vt:lpwstr>
  </property>
  <property fmtid="{D5CDD505-2E9C-101B-9397-08002B2CF9AE}" pid="12" name="MediaServiceImageTags">
    <vt:lpwstr/>
  </property>
</Properties>
</file>